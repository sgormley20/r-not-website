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9F56" w14:textId="77777777" w:rsidR="002468F6" w:rsidRDefault="007378A4">
      <w:pPr>
        <w:jc w:val="center"/>
      </w:pPr>
      <w:r>
        <w:rPr>
          <w:b/>
          <w:bCs/>
          <w:color w:val="0B7FC7"/>
          <w:sz w:val="37"/>
          <w:szCs w:val="37"/>
        </w:rPr>
        <w:t>MASTER USER LICENSE AGREEMENT</w:t>
      </w:r>
    </w:p>
    <w:p w14:paraId="34849207" w14:textId="77777777" w:rsidR="002468F6" w:rsidRDefault="007378A4">
      <w:pPr>
        <w:jc w:val="both"/>
      </w:pPr>
      <w:r>
        <w:t> </w:t>
      </w:r>
    </w:p>
    <w:p w14:paraId="5CE2E85D" w14:textId="77777777" w:rsidR="002468F6" w:rsidRDefault="007378A4">
      <w:pPr>
        <w:jc w:val="both"/>
      </w:pPr>
      <w:r>
        <w:t>This Master User License Agreement (the “</w:t>
      </w:r>
      <w:r>
        <w:rPr>
          <w:b/>
          <w:bCs/>
        </w:rPr>
        <w:t>MULA</w:t>
      </w:r>
      <w:r>
        <w:t>”) is entered into between:</w:t>
      </w:r>
    </w:p>
    <w:p w14:paraId="07F91F1D" w14:textId="77777777" w:rsidR="002468F6" w:rsidRDefault="007378A4">
      <w:pPr>
        <w:jc w:val="both"/>
      </w:pPr>
      <w:proofErr w:type="spellStart"/>
      <w:r>
        <w:rPr>
          <w:b/>
          <w:bCs/>
        </w:rPr>
        <w:t>Mapi</w:t>
      </w:r>
      <w:proofErr w:type="spellEnd"/>
      <w:r>
        <w:rPr>
          <w:b/>
          <w:bCs/>
        </w:rPr>
        <w:t xml:space="preserve"> Research Trust</w:t>
      </w:r>
      <w:r>
        <w:t>, a French non-profit organization, whose business address is 27 rue de la Villette, 69003 Lyon, France (hereafter referred to as “</w:t>
      </w:r>
      <w:r>
        <w:rPr>
          <w:b/>
          <w:bCs/>
        </w:rPr>
        <w:t>MRT</w:t>
      </w:r>
      <w:r>
        <w:t>”),</w:t>
      </w:r>
    </w:p>
    <w:p w14:paraId="7B2B6184" w14:textId="77777777" w:rsidR="002468F6" w:rsidRDefault="007378A4">
      <w:pPr>
        <w:jc w:val="both"/>
      </w:pPr>
      <w:r>
        <w:t>and</w:t>
      </w:r>
    </w:p>
    <w:p w14:paraId="4A48F7D1" w14:textId="77777777" w:rsidR="002468F6" w:rsidRDefault="007378A4">
      <w:pPr>
        <w:jc w:val="both"/>
      </w:pPr>
      <w:r>
        <w:rPr>
          <w:b/>
          <w:bCs/>
        </w:rPr>
        <w:t>University College London</w:t>
      </w:r>
      <w:r>
        <w:t>, whose address is 1-19 Torrington Place, London, WC1E7HB, London, United Kingdom (hereinafter referred to as the “</w:t>
      </w:r>
      <w:r>
        <w:rPr>
          <w:b/>
          <w:bCs/>
        </w:rPr>
        <w:t>User</w:t>
      </w:r>
      <w:r>
        <w:t>”),</w:t>
      </w:r>
    </w:p>
    <w:p w14:paraId="6C57F84C" w14:textId="77777777" w:rsidR="002468F6" w:rsidRDefault="007378A4">
      <w:pPr>
        <w:jc w:val="both"/>
      </w:pPr>
      <w:r>
        <w:t>Each referred to singularly as a “Party” and/or collectively as the “Parties”.</w:t>
      </w:r>
    </w:p>
    <w:p w14:paraId="05DD609E" w14:textId="77777777" w:rsidR="002468F6" w:rsidRDefault="007378A4">
      <w:pPr>
        <w:jc w:val="both"/>
      </w:pPr>
      <w:r>
        <w:rPr>
          <w:b/>
          <w:bCs/>
        </w:rPr>
        <w:t>WHEREAS</w:t>
      </w:r>
      <w:r>
        <w:t xml:space="preserve"> MRT facilitates access to information on Clinical Outcome Assessment (COAs) and epidemiology and encourages exchanges between various users around the world by providing, </w:t>
      </w:r>
      <w:proofErr w:type="gramStart"/>
      <w:r>
        <w:t>in particular, the</w:t>
      </w:r>
      <w:proofErr w:type="gramEnd"/>
      <w:r>
        <w:t xml:space="preserve"> availability, translation(s) (where appropriate) and distribution of COAs.</w:t>
      </w:r>
    </w:p>
    <w:p w14:paraId="18D03B2F" w14:textId="77777777" w:rsidR="002468F6" w:rsidRDefault="007378A4">
      <w:pPr>
        <w:jc w:val="both"/>
      </w:pPr>
      <w:r>
        <w:rPr>
          <w:b/>
          <w:bCs/>
        </w:rPr>
        <w:t>WHEREAS</w:t>
      </w:r>
      <w:r>
        <w:t xml:space="preserve"> the User wishes to have access to one or several COAs and to use each such COA in accordance with the terms and conditions set forth in the MULA.</w:t>
      </w:r>
    </w:p>
    <w:p w14:paraId="077B2CE1" w14:textId="77777777" w:rsidR="002468F6" w:rsidRDefault="007378A4">
      <w:pPr>
        <w:jc w:val="both"/>
      </w:pPr>
      <w:r>
        <w:t xml:space="preserve">Now, therefore, MRT and the User agree to </w:t>
      </w:r>
      <w:proofErr w:type="gramStart"/>
      <w:r>
        <w:t>enter into</w:t>
      </w:r>
      <w:proofErr w:type="gramEnd"/>
      <w:r>
        <w:t xml:space="preserve"> this MULA subject to the following terms and conditions.</w:t>
      </w:r>
    </w:p>
    <w:p w14:paraId="1B756D10" w14:textId="77777777" w:rsidR="002468F6" w:rsidRDefault="007378A4">
      <w:r>
        <w:rPr>
          <w:color w:val="0B7FC7"/>
          <w:sz w:val="27"/>
          <w:szCs w:val="27"/>
        </w:rPr>
        <w:t>     </w:t>
      </w:r>
      <w:r>
        <w:rPr>
          <w:b/>
          <w:bCs/>
          <w:color w:val="0B7FC7"/>
          <w:sz w:val="27"/>
          <w:szCs w:val="27"/>
        </w:rPr>
        <w:t>1. Definitions</w:t>
      </w:r>
    </w:p>
    <w:p w14:paraId="02E5B092" w14:textId="77777777" w:rsidR="002468F6" w:rsidRDefault="007378A4">
      <w:r>
        <w:t>For the purposes of this MULA, the Parties agree to the following definitions to the terms listed below, when capitalized:</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1801"/>
        <w:gridCol w:w="7206"/>
      </w:tblGrid>
      <w:tr w:rsidR="002468F6" w14:paraId="77166962" w14:textId="77777777">
        <w:tc>
          <w:tcPr>
            <w:tcW w:w="1000" w:type="pct"/>
          </w:tcPr>
          <w:p w14:paraId="40B37588" w14:textId="77777777" w:rsidR="002468F6" w:rsidRDefault="007378A4">
            <w:r>
              <w:t>Affiliate</w:t>
            </w:r>
          </w:p>
        </w:tc>
        <w:tc>
          <w:tcPr>
            <w:tcW w:w="4000" w:type="pct"/>
          </w:tcPr>
          <w:p w14:paraId="3FB0A77E" w14:textId="77777777" w:rsidR="002468F6" w:rsidRDefault="007378A4">
            <w:pPr>
              <w:jc w:val="both"/>
            </w:pPr>
            <w:r>
              <w:t>Means, with respect to either Party, any company, corporation, firm, partnership, or other entity that controls, is controlled by, or is under common control with such Party, where control means the power, direct or indirect, to direct or cause the direction of the management and policies of such entity, whether by contract, through the by-laws of the aforementioned entities or otherwise.</w:t>
            </w:r>
          </w:p>
        </w:tc>
      </w:tr>
      <w:tr w:rsidR="002468F6" w14:paraId="13395C0B" w14:textId="77777777">
        <w:tc>
          <w:tcPr>
            <w:tcW w:w="1000" w:type="pct"/>
          </w:tcPr>
          <w:p w14:paraId="31D5C1EC" w14:textId="77777777" w:rsidR="002468F6" w:rsidRDefault="007378A4">
            <w:r>
              <w:t>Beneficiaries</w:t>
            </w:r>
          </w:p>
        </w:tc>
        <w:tc>
          <w:tcPr>
            <w:tcW w:w="4000" w:type="pct"/>
          </w:tcPr>
          <w:p w14:paraId="707D552C" w14:textId="77777777" w:rsidR="002468F6" w:rsidRDefault="007378A4">
            <w:r>
              <w:t xml:space="preserve">Means third-party individuals or legal entities, clinical research site/staff, </w:t>
            </w:r>
            <w:proofErr w:type="gramStart"/>
            <w:r>
              <w:t>vendors  and</w:t>
            </w:r>
            <w:proofErr w:type="gramEnd"/>
            <w:r>
              <w:t xml:space="preserve"> e-vendors (IT Companies) engaged by the User in connection with the conduct of the Stated Purpose who may administer the COA and/or use the Data as part of their activity and/or electronically migrate the COA solely for the Stated Purpose.</w:t>
            </w:r>
          </w:p>
        </w:tc>
      </w:tr>
      <w:tr w:rsidR="002468F6" w14:paraId="19210E72" w14:textId="77777777">
        <w:tc>
          <w:tcPr>
            <w:tcW w:w="1000" w:type="pct"/>
          </w:tcPr>
          <w:p w14:paraId="1A8CCA92" w14:textId="77777777" w:rsidR="002468F6" w:rsidRDefault="007378A4">
            <w:r>
              <w:t>COA</w:t>
            </w:r>
          </w:p>
        </w:tc>
        <w:tc>
          <w:tcPr>
            <w:tcW w:w="4000" w:type="pct"/>
          </w:tcPr>
          <w:p w14:paraId="2643FBD6" w14:textId="77777777" w:rsidR="002468F6" w:rsidRDefault="007378A4">
            <w:r>
              <w:t>Means Clinical Outcome Assessment as identified in the relevant WO which is licensed by MRT to the user for the countries and Licensed Languages listed in the relevant WO.</w:t>
            </w:r>
          </w:p>
        </w:tc>
      </w:tr>
      <w:tr w:rsidR="002468F6" w14:paraId="7F1B67A9" w14:textId="77777777">
        <w:tc>
          <w:tcPr>
            <w:tcW w:w="1000" w:type="pct"/>
          </w:tcPr>
          <w:p w14:paraId="2433ECC1" w14:textId="77777777" w:rsidR="002468F6" w:rsidRDefault="007378A4">
            <w:r>
              <w:t>Collaboration Agreement</w:t>
            </w:r>
          </w:p>
        </w:tc>
        <w:tc>
          <w:tcPr>
            <w:tcW w:w="4000" w:type="pct"/>
          </w:tcPr>
          <w:p w14:paraId="770E6A92" w14:textId="77777777" w:rsidR="002468F6" w:rsidRDefault="007378A4">
            <w:r>
              <w:t>Refers to the separate agreement between the Copyright Holder and MRT by which the Copyright Holder grants the right to MRT to sublicense and reproduce the COA.</w:t>
            </w:r>
          </w:p>
        </w:tc>
      </w:tr>
      <w:tr w:rsidR="002468F6" w14:paraId="0A7ECB6E" w14:textId="77777777">
        <w:tc>
          <w:tcPr>
            <w:tcW w:w="1000" w:type="pct"/>
          </w:tcPr>
          <w:p w14:paraId="5964ABB7" w14:textId="77777777" w:rsidR="002468F6" w:rsidRDefault="007378A4">
            <w:r>
              <w:lastRenderedPageBreak/>
              <w:t>Confidential Information</w:t>
            </w:r>
          </w:p>
        </w:tc>
        <w:tc>
          <w:tcPr>
            <w:tcW w:w="4000" w:type="pct"/>
          </w:tcPr>
          <w:p w14:paraId="061C65EC" w14:textId="77777777" w:rsidR="002468F6" w:rsidRDefault="007378A4">
            <w:r>
              <w:t>Means all information disclosed to a Party (or its Affiliates) by the other Party or its Affiliates, agents or employees in any manner, whether orally, visually or in tangible form (including, without limitation, documents, devices and computer readable media) and all copies thereof, whether created by such Party, for the purpose of the MULA or any WO.</w:t>
            </w:r>
          </w:p>
        </w:tc>
      </w:tr>
      <w:tr w:rsidR="002468F6" w14:paraId="428DBF98" w14:textId="77777777">
        <w:tc>
          <w:tcPr>
            <w:tcW w:w="1000" w:type="pct"/>
          </w:tcPr>
          <w:p w14:paraId="3D4EF362" w14:textId="77777777" w:rsidR="002468F6" w:rsidRDefault="007378A4">
            <w:r>
              <w:t>Copyright Holder</w:t>
            </w:r>
          </w:p>
        </w:tc>
        <w:tc>
          <w:tcPr>
            <w:tcW w:w="4000" w:type="pct"/>
          </w:tcPr>
          <w:p w14:paraId="18DBC7D4" w14:textId="77777777" w:rsidR="002468F6" w:rsidRDefault="007378A4">
            <w:r>
              <w:t>Means the person or legal entity who owns or is the exclusive licensee of the copyright on the COA and/or on any Documentation.</w:t>
            </w:r>
          </w:p>
        </w:tc>
      </w:tr>
      <w:tr w:rsidR="002468F6" w14:paraId="41063284" w14:textId="77777777">
        <w:tc>
          <w:tcPr>
            <w:tcW w:w="1000" w:type="pct"/>
          </w:tcPr>
          <w:p w14:paraId="52FC112B" w14:textId="77777777" w:rsidR="002468F6" w:rsidRDefault="007378A4">
            <w:r>
              <w:t>Data</w:t>
            </w:r>
          </w:p>
        </w:tc>
        <w:tc>
          <w:tcPr>
            <w:tcW w:w="4000" w:type="pct"/>
          </w:tcPr>
          <w:p w14:paraId="2B2B8E7E" w14:textId="77777777" w:rsidR="002468F6" w:rsidRDefault="007378A4">
            <w:proofErr w:type="gramStart"/>
            <w:r>
              <w:t>Means</w:t>
            </w:r>
            <w:proofErr w:type="gramEnd"/>
            <w:r>
              <w:t xml:space="preserve"> any data, result or report obtained or prepared from </w:t>
            </w:r>
            <w:proofErr w:type="gramStart"/>
            <w:r>
              <w:t>a lawful</w:t>
            </w:r>
            <w:proofErr w:type="gramEnd"/>
            <w:r>
              <w:t xml:space="preserve"> use and administration of the COA.</w:t>
            </w:r>
          </w:p>
        </w:tc>
      </w:tr>
      <w:tr w:rsidR="002468F6" w14:paraId="52C07785" w14:textId="77777777">
        <w:tc>
          <w:tcPr>
            <w:tcW w:w="1000" w:type="pct"/>
          </w:tcPr>
          <w:p w14:paraId="25CCDB61" w14:textId="77777777" w:rsidR="002468F6" w:rsidRDefault="007378A4">
            <w:r>
              <w:t>Distribution Fees</w:t>
            </w:r>
          </w:p>
        </w:tc>
        <w:tc>
          <w:tcPr>
            <w:tcW w:w="4000" w:type="pct"/>
          </w:tcPr>
          <w:p w14:paraId="3F08E185" w14:textId="77777777" w:rsidR="002468F6" w:rsidRDefault="007378A4">
            <w:r>
              <w:t>Means MRT’s distribution fees to be paid by the User, if applicable and as specified in each WO.</w:t>
            </w:r>
          </w:p>
        </w:tc>
      </w:tr>
      <w:tr w:rsidR="002468F6" w14:paraId="23AE107B" w14:textId="77777777">
        <w:tc>
          <w:tcPr>
            <w:tcW w:w="1000" w:type="pct"/>
          </w:tcPr>
          <w:p w14:paraId="3CB5F8BE" w14:textId="77777777" w:rsidR="002468F6" w:rsidRDefault="007378A4">
            <w:r>
              <w:t>Documentation</w:t>
            </w:r>
          </w:p>
        </w:tc>
        <w:tc>
          <w:tcPr>
            <w:tcW w:w="4000" w:type="pct"/>
          </w:tcPr>
          <w:p w14:paraId="2C14592E" w14:textId="77777777" w:rsidR="002468F6" w:rsidRDefault="007378A4">
            <w:r>
              <w:t>Means all documentation provided by MRT to the User, including, if available, scoring instructions or administration guidelines, manuals, translation certificates, or any other documents accompanying the COA or related to or referencing the COA.</w:t>
            </w:r>
          </w:p>
        </w:tc>
      </w:tr>
      <w:tr w:rsidR="002468F6" w14:paraId="39D7ED0B" w14:textId="77777777">
        <w:tc>
          <w:tcPr>
            <w:tcW w:w="1000" w:type="pct"/>
          </w:tcPr>
          <w:p w14:paraId="67BAFF32" w14:textId="77777777" w:rsidR="002468F6" w:rsidRDefault="007378A4">
            <w:r>
              <w:t>Effective Date</w:t>
            </w:r>
          </w:p>
        </w:tc>
        <w:tc>
          <w:tcPr>
            <w:tcW w:w="4000" w:type="pct"/>
          </w:tcPr>
          <w:p w14:paraId="0BDD0A11" w14:textId="77777777" w:rsidR="002468F6" w:rsidRDefault="007378A4">
            <w:r>
              <w:t>Means the last date of signature of this MULA by the Parties.</w:t>
            </w:r>
          </w:p>
        </w:tc>
      </w:tr>
      <w:tr w:rsidR="002468F6" w14:paraId="65A3BAAE" w14:textId="77777777">
        <w:tc>
          <w:tcPr>
            <w:tcW w:w="1000" w:type="pct"/>
          </w:tcPr>
          <w:p w14:paraId="2BAD81AF" w14:textId="77777777" w:rsidR="002468F6" w:rsidRDefault="007378A4">
            <w:r>
              <w:t xml:space="preserve">e-Version of the COA or </w:t>
            </w:r>
            <w:proofErr w:type="spellStart"/>
            <w:r>
              <w:t>eCOA</w:t>
            </w:r>
            <w:proofErr w:type="spellEnd"/>
          </w:p>
        </w:tc>
        <w:tc>
          <w:tcPr>
            <w:tcW w:w="4000" w:type="pct"/>
          </w:tcPr>
          <w:p w14:paraId="3A54E360" w14:textId="77777777" w:rsidR="002468F6" w:rsidRDefault="007378A4">
            <w:r>
              <w:t>Means the electronic version of the COA including – but not limited to – electronic versions for handheld devices, tablets, web-based and Interactive Voice Response (IVR) versions.</w:t>
            </w:r>
          </w:p>
        </w:tc>
      </w:tr>
      <w:tr w:rsidR="002468F6" w14:paraId="1D54D909" w14:textId="77777777">
        <w:tc>
          <w:tcPr>
            <w:tcW w:w="1000" w:type="pct"/>
          </w:tcPr>
          <w:p w14:paraId="553D9920" w14:textId="77777777" w:rsidR="002468F6" w:rsidRDefault="007378A4">
            <w:r>
              <w:t>ICON LS</w:t>
            </w:r>
          </w:p>
        </w:tc>
        <w:tc>
          <w:tcPr>
            <w:tcW w:w="4000" w:type="pct"/>
          </w:tcPr>
          <w:p w14:paraId="37283A64" w14:textId="77777777" w:rsidR="002468F6" w:rsidRDefault="007378A4">
            <w:r>
              <w:t>Refers to ICON Language Services, the linguistic validation business unit of ICON Clinical Research Limited, Affiliate of MRT.</w:t>
            </w:r>
          </w:p>
        </w:tc>
      </w:tr>
      <w:tr w:rsidR="002468F6" w14:paraId="0371137C" w14:textId="77777777">
        <w:tc>
          <w:tcPr>
            <w:tcW w:w="1000" w:type="pct"/>
          </w:tcPr>
          <w:p w14:paraId="5B16E56A" w14:textId="77777777" w:rsidR="002468F6" w:rsidRDefault="007378A4">
            <w:r>
              <w:t>IT Company</w:t>
            </w:r>
          </w:p>
        </w:tc>
        <w:tc>
          <w:tcPr>
            <w:tcW w:w="4000" w:type="pct"/>
          </w:tcPr>
          <w:p w14:paraId="186C07B9" w14:textId="77777777" w:rsidR="002468F6" w:rsidRDefault="007378A4">
            <w:r>
              <w:t>Means the company that provides the technology in which the COA will be electronically implemented for the Stated Purpose.</w:t>
            </w:r>
          </w:p>
        </w:tc>
      </w:tr>
      <w:tr w:rsidR="002468F6" w14:paraId="49B8053F" w14:textId="77777777">
        <w:tc>
          <w:tcPr>
            <w:tcW w:w="1000" w:type="pct"/>
          </w:tcPr>
          <w:p w14:paraId="24053645" w14:textId="77777777" w:rsidR="002468F6" w:rsidRDefault="007378A4">
            <w:r>
              <w:t>License</w:t>
            </w:r>
          </w:p>
        </w:tc>
        <w:tc>
          <w:tcPr>
            <w:tcW w:w="4000" w:type="pct"/>
          </w:tcPr>
          <w:p w14:paraId="76FFADB6" w14:textId="77777777" w:rsidR="002468F6" w:rsidRDefault="007378A4">
            <w:r>
              <w:t>Means the license granted by MRT to the User as defined in this MULA and in the relevant WO, as further described in Section 3.1.</w:t>
            </w:r>
          </w:p>
        </w:tc>
      </w:tr>
      <w:tr w:rsidR="002468F6" w14:paraId="3A5D4B88" w14:textId="77777777">
        <w:tc>
          <w:tcPr>
            <w:tcW w:w="1000" w:type="pct"/>
          </w:tcPr>
          <w:p w14:paraId="33AE0B8B" w14:textId="77777777" w:rsidR="002468F6" w:rsidRDefault="007378A4">
            <w:r>
              <w:t>Licensed Languages</w:t>
            </w:r>
          </w:p>
        </w:tc>
        <w:tc>
          <w:tcPr>
            <w:tcW w:w="4000" w:type="pct"/>
          </w:tcPr>
          <w:p w14:paraId="36FD9C2D" w14:textId="77777777" w:rsidR="002468F6" w:rsidRDefault="007378A4">
            <w:r>
              <w:t>Means the language versions of the COA licensed to the User in the relevant WO.</w:t>
            </w:r>
          </w:p>
        </w:tc>
      </w:tr>
      <w:tr w:rsidR="002468F6" w14:paraId="0E0BC46A" w14:textId="77777777">
        <w:tc>
          <w:tcPr>
            <w:tcW w:w="1000" w:type="pct"/>
          </w:tcPr>
          <w:p w14:paraId="28276A70" w14:textId="77777777" w:rsidR="002468F6" w:rsidRDefault="007378A4">
            <w:r>
              <w:t>Licensing Fee</w:t>
            </w:r>
          </w:p>
        </w:tc>
        <w:tc>
          <w:tcPr>
            <w:tcW w:w="4000" w:type="pct"/>
          </w:tcPr>
          <w:p w14:paraId="0B2B0FDA" w14:textId="77777777" w:rsidR="002468F6" w:rsidRDefault="007378A4">
            <w:r>
              <w:t xml:space="preserve">Means the fees paid by the User for the use of the COA that can include </w:t>
            </w:r>
            <w:proofErr w:type="gramStart"/>
            <w:r>
              <w:t>the Distribution</w:t>
            </w:r>
            <w:proofErr w:type="gramEnd"/>
            <w:r>
              <w:t xml:space="preserve"> Fees and Royalty Fees. When applicable, the Licensing Fee is specified in each WO.</w:t>
            </w:r>
          </w:p>
        </w:tc>
      </w:tr>
      <w:tr w:rsidR="002468F6" w14:paraId="71374011" w14:textId="77777777">
        <w:tc>
          <w:tcPr>
            <w:tcW w:w="1000" w:type="pct"/>
          </w:tcPr>
          <w:p w14:paraId="747ABC0B" w14:textId="77777777" w:rsidR="002468F6" w:rsidRDefault="007378A4">
            <w:r>
              <w:t>Mode</w:t>
            </w:r>
          </w:p>
        </w:tc>
        <w:tc>
          <w:tcPr>
            <w:tcW w:w="4000" w:type="pct"/>
          </w:tcPr>
          <w:p w14:paraId="238CF246" w14:textId="77777777" w:rsidR="002468F6" w:rsidRDefault="007378A4">
            <w:r>
              <w:t>Means the format of the COA as approved by MRT and as described in the relevant WO (</w:t>
            </w:r>
            <w:proofErr w:type="gramStart"/>
            <w:r>
              <w:t>including, but</w:t>
            </w:r>
            <w:proofErr w:type="gramEnd"/>
            <w:r>
              <w:t xml:space="preserve"> not limited to paper and electronic format).</w:t>
            </w:r>
          </w:p>
        </w:tc>
      </w:tr>
      <w:tr w:rsidR="002468F6" w14:paraId="0A5F2686" w14:textId="77777777">
        <w:tc>
          <w:tcPr>
            <w:tcW w:w="1000" w:type="pct"/>
          </w:tcPr>
          <w:p w14:paraId="6FA1C7CE" w14:textId="77777777" w:rsidR="002468F6" w:rsidRDefault="007378A4">
            <w:r>
              <w:lastRenderedPageBreak/>
              <w:t>MULA</w:t>
            </w:r>
          </w:p>
        </w:tc>
        <w:tc>
          <w:tcPr>
            <w:tcW w:w="4000" w:type="pct"/>
          </w:tcPr>
          <w:p w14:paraId="2C7B1EF3" w14:textId="77777777" w:rsidR="002468F6" w:rsidRDefault="007378A4">
            <w:r>
              <w:t>Means this Master User License Agreement, including its Appendixes and Work Orders which governs the User's use of the COA(s) as licensed by MRT.</w:t>
            </w:r>
          </w:p>
        </w:tc>
      </w:tr>
      <w:tr w:rsidR="002468F6" w14:paraId="635B7487" w14:textId="77777777">
        <w:tc>
          <w:tcPr>
            <w:tcW w:w="1000" w:type="pct"/>
          </w:tcPr>
          <w:p w14:paraId="7F5598C6" w14:textId="77777777" w:rsidR="002468F6" w:rsidRDefault="007378A4">
            <w:r>
              <w:t>Royalty Fees</w:t>
            </w:r>
          </w:p>
        </w:tc>
        <w:tc>
          <w:tcPr>
            <w:tcW w:w="4000" w:type="pct"/>
          </w:tcPr>
          <w:p w14:paraId="11D2E9AE" w14:textId="77777777" w:rsidR="002468F6" w:rsidRDefault="007378A4">
            <w:r>
              <w:t>Means the fees paid by the User, if applicable, to the Copyright Holder through MRT and as specified in the relevant WO.</w:t>
            </w:r>
          </w:p>
        </w:tc>
      </w:tr>
      <w:tr w:rsidR="002468F6" w14:paraId="3A54CDF7" w14:textId="77777777">
        <w:tc>
          <w:tcPr>
            <w:tcW w:w="1000" w:type="pct"/>
          </w:tcPr>
          <w:p w14:paraId="46924159" w14:textId="77777777" w:rsidR="002468F6" w:rsidRDefault="007378A4">
            <w:r>
              <w:t>Screenshot</w:t>
            </w:r>
          </w:p>
        </w:tc>
        <w:tc>
          <w:tcPr>
            <w:tcW w:w="4000" w:type="pct"/>
          </w:tcPr>
          <w:p w14:paraId="73E1D928" w14:textId="77777777" w:rsidR="002468F6" w:rsidRDefault="007378A4">
            <w:r>
              <w:t>Means the screen captures of the e-Version of the COA as implemented in the electronic mode by the IT Company.</w:t>
            </w:r>
          </w:p>
        </w:tc>
      </w:tr>
      <w:tr w:rsidR="002468F6" w14:paraId="71CCF270" w14:textId="77777777">
        <w:tc>
          <w:tcPr>
            <w:tcW w:w="1000" w:type="pct"/>
          </w:tcPr>
          <w:p w14:paraId="626E4F13" w14:textId="77777777" w:rsidR="002468F6" w:rsidRDefault="007378A4">
            <w:r>
              <w:t>Sponsor</w:t>
            </w:r>
          </w:p>
        </w:tc>
        <w:tc>
          <w:tcPr>
            <w:tcW w:w="4000" w:type="pct"/>
          </w:tcPr>
          <w:p w14:paraId="3CDC7DA5" w14:textId="77777777" w:rsidR="002468F6" w:rsidRDefault="007378A4">
            <w:r>
              <w:t xml:space="preserve">Means, </w:t>
            </w:r>
            <w:proofErr w:type="gramStart"/>
            <w:r>
              <w:t>if and when</w:t>
            </w:r>
            <w:proofErr w:type="gramEnd"/>
            <w:r>
              <w:t xml:space="preserve"> applicable, the legal entity which engages the User to conduct the Stated Purpose.</w:t>
            </w:r>
          </w:p>
        </w:tc>
      </w:tr>
      <w:tr w:rsidR="002468F6" w14:paraId="265F2F87" w14:textId="77777777">
        <w:tc>
          <w:tcPr>
            <w:tcW w:w="1000" w:type="pct"/>
          </w:tcPr>
          <w:p w14:paraId="5E7DA82C" w14:textId="77777777" w:rsidR="002468F6" w:rsidRDefault="007378A4">
            <w:r>
              <w:t>Stated Purpose</w:t>
            </w:r>
          </w:p>
        </w:tc>
        <w:tc>
          <w:tcPr>
            <w:tcW w:w="4000" w:type="pct"/>
          </w:tcPr>
          <w:p w14:paraId="15A998FF" w14:textId="77777777" w:rsidR="002468F6" w:rsidRDefault="007378A4">
            <w:r>
              <w:t>Means the context of use of the COA by the User, as detailed in the relevant WO (e.g., clinical practice, clinical trials, research projects or any other project) for which MRT grants the User the right to use the COA.</w:t>
            </w:r>
          </w:p>
        </w:tc>
      </w:tr>
      <w:tr w:rsidR="002468F6" w14:paraId="30F2A277" w14:textId="77777777">
        <w:tc>
          <w:tcPr>
            <w:tcW w:w="1000" w:type="pct"/>
          </w:tcPr>
          <w:p w14:paraId="2CAF0D0F" w14:textId="77777777" w:rsidR="002468F6" w:rsidRDefault="007378A4">
            <w:r>
              <w:t>User</w:t>
            </w:r>
          </w:p>
        </w:tc>
        <w:tc>
          <w:tcPr>
            <w:tcW w:w="4000" w:type="pct"/>
          </w:tcPr>
          <w:p w14:paraId="5294C912" w14:textId="77777777" w:rsidR="002468F6" w:rsidRDefault="007378A4">
            <w:r>
              <w:t>Means the user of the COA as defined herein.</w:t>
            </w:r>
          </w:p>
        </w:tc>
      </w:tr>
      <w:tr w:rsidR="002468F6" w14:paraId="1B6848BA" w14:textId="77777777">
        <w:tc>
          <w:tcPr>
            <w:tcW w:w="1000" w:type="pct"/>
          </w:tcPr>
          <w:p w14:paraId="674F6A6C" w14:textId="77777777" w:rsidR="002468F6" w:rsidRDefault="007378A4">
            <w:r>
              <w:t>Work Order or WO</w:t>
            </w:r>
          </w:p>
        </w:tc>
        <w:tc>
          <w:tcPr>
            <w:tcW w:w="4000" w:type="pct"/>
          </w:tcPr>
          <w:p w14:paraId="6CB29E1A" w14:textId="77777777" w:rsidR="002468F6" w:rsidRDefault="007378A4">
            <w:pPr>
              <w:jc w:val="both"/>
            </w:pPr>
            <w:r>
              <w:t xml:space="preserve">Means each individual written agreement between MRT and the User, a sample of which is attached hereto as Appendix 1 for information purpose only, related to a specific licensed COA. Each Work Order will incorporate </w:t>
            </w:r>
            <w:proofErr w:type="gramStart"/>
            <w:r>
              <w:t>all of</w:t>
            </w:r>
            <w:proofErr w:type="gramEnd"/>
            <w:r>
              <w:t xml:space="preserve"> the terms and conditions of this MULA, in addition to the specific details of the Stated Purpose and the conditions specific to the COA set forth in the WO.</w:t>
            </w:r>
          </w:p>
        </w:tc>
      </w:tr>
    </w:tbl>
    <w:p w14:paraId="0ABAD606" w14:textId="77777777" w:rsidR="002468F6" w:rsidRDefault="007378A4">
      <w:r>
        <w:rPr>
          <w:color w:val="0B7FC7"/>
          <w:sz w:val="27"/>
          <w:szCs w:val="27"/>
        </w:rPr>
        <w:t> </w:t>
      </w:r>
    </w:p>
    <w:p w14:paraId="3CB15E79" w14:textId="77777777" w:rsidR="002468F6" w:rsidRDefault="007378A4">
      <w:r>
        <w:rPr>
          <w:color w:val="0B7FC7"/>
          <w:sz w:val="27"/>
          <w:szCs w:val="27"/>
        </w:rPr>
        <w:t>     </w:t>
      </w:r>
      <w:r>
        <w:rPr>
          <w:b/>
          <w:bCs/>
          <w:color w:val="0B7FC7"/>
          <w:sz w:val="27"/>
          <w:szCs w:val="27"/>
        </w:rPr>
        <w:t>2. Copyright holder's rights</w:t>
      </w:r>
    </w:p>
    <w:p w14:paraId="7B822DEE" w14:textId="77777777" w:rsidR="002468F6" w:rsidRDefault="007378A4">
      <w:pPr>
        <w:jc w:val="both"/>
      </w:pPr>
      <w:r>
        <w:rPr>
          <w:b/>
          <w:bCs/>
          <w:sz w:val="28"/>
          <w:szCs w:val="28"/>
        </w:rPr>
        <w:t>2.1   </w:t>
      </w:r>
      <w:r>
        <w:t>Each COA is proprietary content, information and material that is protected by applicable intellectual property and other laws, including but not limited to copyright. The User shall not use the COA except for the Stated Purpose as permitted pursuant to this MULA and the relevant WO.</w:t>
      </w:r>
    </w:p>
    <w:p w14:paraId="4C290BD4" w14:textId="77777777" w:rsidR="002468F6" w:rsidRDefault="007378A4">
      <w:pPr>
        <w:jc w:val="both"/>
      </w:pPr>
      <w:r>
        <w:rPr>
          <w:b/>
          <w:bCs/>
          <w:sz w:val="28"/>
          <w:szCs w:val="28"/>
        </w:rPr>
        <w:t>2.2</w:t>
      </w:r>
      <w:r>
        <w:t xml:space="preserve">    The Copyright Holder owns or is the exclusive licensee of </w:t>
      </w:r>
      <w:proofErr w:type="gramStart"/>
      <w:r>
        <w:t>all of</w:t>
      </w:r>
      <w:proofErr w:type="gramEnd"/>
      <w:r>
        <w:t xml:space="preserve"> the intellectual property rights in the COA and any derivative work from the COA including but not limited to existing and future translations, and in particular the rights to reproduce, perform, amend, adapt and translate the COA.</w:t>
      </w:r>
    </w:p>
    <w:p w14:paraId="5DB7B455" w14:textId="77777777" w:rsidR="002468F6" w:rsidRDefault="007378A4">
      <w:pPr>
        <w:jc w:val="both"/>
      </w:pPr>
      <w:r>
        <w:rPr>
          <w:b/>
          <w:bCs/>
          <w:sz w:val="28"/>
          <w:szCs w:val="28"/>
        </w:rPr>
        <w:t xml:space="preserve">2.3    </w:t>
      </w:r>
      <w:r>
        <w:t xml:space="preserve">The developer (person that developed the COA) owns </w:t>
      </w:r>
      <w:proofErr w:type="gramStart"/>
      <w:r>
        <w:t>all of</w:t>
      </w:r>
      <w:proofErr w:type="gramEnd"/>
      <w:r>
        <w:t xml:space="preserve"> the moral rights on the COA, and therefore has</w:t>
      </w:r>
      <w:proofErr w:type="gramStart"/>
      <w:r>
        <w:t>, in particular, the</w:t>
      </w:r>
      <w:proofErr w:type="gramEnd"/>
      <w:r>
        <w:t xml:space="preserve"> right to authorship of the COA, the right to preserve the integrity of the COA, to perform or prevent it from alteration, distortion or destruction and the right of withdrawal.</w:t>
      </w:r>
    </w:p>
    <w:p w14:paraId="6B8E056E" w14:textId="77777777" w:rsidR="002468F6" w:rsidRDefault="007378A4">
      <w:pPr>
        <w:jc w:val="both"/>
      </w:pPr>
      <w:r>
        <w:rPr>
          <w:b/>
          <w:bCs/>
          <w:sz w:val="28"/>
          <w:szCs w:val="28"/>
        </w:rPr>
        <w:t>2.4</w:t>
      </w:r>
      <w:r>
        <w:t>   Through the Collaboration Agreement, the Copyright Holder has granted MRT the right to sublicense, and has authorized MRT to grant, on a non-exclusive basis, a portion of these rights to the User for the Stated Purpose.</w:t>
      </w:r>
    </w:p>
    <w:p w14:paraId="42734406" w14:textId="77777777" w:rsidR="002468F6" w:rsidRDefault="007378A4">
      <w:r>
        <w:rPr>
          <w:color w:val="0B7FC7"/>
          <w:sz w:val="27"/>
          <w:szCs w:val="27"/>
        </w:rPr>
        <w:t>     </w:t>
      </w:r>
      <w:r>
        <w:rPr>
          <w:b/>
          <w:bCs/>
          <w:color w:val="0B7FC7"/>
          <w:sz w:val="27"/>
          <w:szCs w:val="27"/>
        </w:rPr>
        <w:t>3. Grant of license</w:t>
      </w:r>
    </w:p>
    <w:p w14:paraId="5B0565C8" w14:textId="77777777" w:rsidR="002468F6" w:rsidRDefault="007378A4">
      <w:pPr>
        <w:jc w:val="both"/>
      </w:pPr>
      <w:r>
        <w:rPr>
          <w:b/>
          <w:bCs/>
          <w:sz w:val="28"/>
          <w:szCs w:val="28"/>
        </w:rPr>
        <w:lastRenderedPageBreak/>
        <w:t>3.1   </w:t>
      </w:r>
      <w:r>
        <w:t>Subject to the terms and conditions of this MULA and, if applicable, payment of the Licensing Fee detailed in the relevant WO, MRT hereby grants to the User and the User accepts, the following non-exclusive, non-transferable, non-assignable, non-sublicensable worldwide license, during the WO term:</w:t>
      </w:r>
    </w:p>
    <w:p w14:paraId="791E8E0F" w14:textId="77777777" w:rsidR="002468F6" w:rsidRDefault="007378A4">
      <w:pPr>
        <w:jc w:val="both"/>
      </w:pPr>
      <w:r>
        <w:t>(</w:t>
      </w:r>
      <w:proofErr w:type="spellStart"/>
      <w:r>
        <w:t>i</w:t>
      </w:r>
      <w:proofErr w:type="spellEnd"/>
      <w:r>
        <w:t>) To use the COA for the Stated Purpose in the authorized Modes and Licensed Languages, including the right to communicate it to the Beneficiaries and/or the Sponsor only; and</w:t>
      </w:r>
    </w:p>
    <w:p w14:paraId="243CBE93" w14:textId="77777777" w:rsidR="002468F6" w:rsidRDefault="007378A4">
      <w:r>
        <w:t>(ii) To reproduce the COA for the Stated Purpose in the Authorized Modes and Licensed Languages, including the right to physically establish the COA or to have it physically established, on any paper, electronic, analog or digital medium, and in particular documents, articles, studies, observations, publications, websites whether or not protected by restricted access for the Beneficiaries and/or the Sponsor only; and</w:t>
      </w:r>
    </w:p>
    <w:p w14:paraId="4967E13F" w14:textId="77777777" w:rsidR="002468F6" w:rsidRDefault="007378A4">
      <w:r>
        <w:t>(iii) To translate the COA or have it translated when the COA has not been translated into the Licensed Language(s).</w:t>
      </w:r>
    </w:p>
    <w:p w14:paraId="3139118B" w14:textId="77777777" w:rsidR="002468F6" w:rsidRDefault="007378A4">
      <w:pPr>
        <w:jc w:val="both"/>
      </w:pPr>
      <w:r>
        <w:t>hereafter, the “</w:t>
      </w:r>
      <w:r>
        <w:rPr>
          <w:b/>
          <w:bCs/>
        </w:rPr>
        <w:t>License</w:t>
      </w:r>
      <w:r>
        <w:t>”.</w:t>
      </w:r>
    </w:p>
    <w:p w14:paraId="7562CB4C" w14:textId="77777777" w:rsidR="002468F6" w:rsidRDefault="007378A4">
      <w:r>
        <w:rPr>
          <w:color w:val="0B7FC7"/>
          <w:sz w:val="27"/>
          <w:szCs w:val="27"/>
        </w:rPr>
        <w:t>     </w:t>
      </w:r>
      <w:r>
        <w:rPr>
          <w:b/>
          <w:bCs/>
          <w:color w:val="0B7FC7"/>
          <w:sz w:val="27"/>
          <w:szCs w:val="27"/>
        </w:rPr>
        <w:t>4. Work Orders</w:t>
      </w:r>
    </w:p>
    <w:p w14:paraId="6A1E1F96" w14:textId="77777777" w:rsidR="002468F6" w:rsidRDefault="007378A4">
      <w:pPr>
        <w:jc w:val="both"/>
      </w:pPr>
      <w:r>
        <w:rPr>
          <w:b/>
          <w:bCs/>
          <w:sz w:val="28"/>
          <w:szCs w:val="28"/>
        </w:rPr>
        <w:t>4.1</w:t>
      </w:r>
      <w:r>
        <w:t>   The Parties shall execute a separate WO in respect of each COA to be licensed pursuant to this MULA. A User Affiliate may execute a WO in its own name with MRT provided such Affiliate acknowledges and agrees to be bound by the terms of this MULA.</w:t>
      </w:r>
    </w:p>
    <w:p w14:paraId="20AEBCCC" w14:textId="77777777" w:rsidR="002468F6" w:rsidRDefault="007378A4">
      <w:pPr>
        <w:jc w:val="both"/>
      </w:pPr>
      <w:r>
        <w:rPr>
          <w:b/>
          <w:bCs/>
          <w:sz w:val="28"/>
          <w:szCs w:val="28"/>
        </w:rPr>
        <w:t>4.2</w:t>
      </w:r>
      <w:r>
        <w:rPr>
          <w:sz w:val="28"/>
          <w:szCs w:val="28"/>
        </w:rPr>
        <w:t>   </w:t>
      </w:r>
      <w:r>
        <w:t xml:space="preserve">Upon full execution of the relevant WO, and payment of the Licensing Fee if applicable, MRT will provide the COA and related Documentation as set forth in the relevant WO. Each WO will incorporate </w:t>
      </w:r>
      <w:proofErr w:type="gramStart"/>
      <w:r>
        <w:t>all of</w:t>
      </w:r>
      <w:proofErr w:type="gramEnd"/>
      <w:r>
        <w:t xml:space="preserve"> the terms and conditions of this MULA, in addition to the specific conditions of the COA set forth in the relevant WO. To the extent any terms and conditions of this MULA conflict with the terms and conditions of any WO, the terms and conditions of this MULA will control unless the WO expressly and speci</w:t>
      </w:r>
      <w:r>
        <w:t xml:space="preserve">fically states an intent to supersede the MULA on a specific matter (but then only with respect to such </w:t>
      </w:r>
      <w:proofErr w:type="gramStart"/>
      <w:r>
        <w:t>particular WO</w:t>
      </w:r>
      <w:proofErr w:type="gramEnd"/>
      <w:r>
        <w:t xml:space="preserve"> and with respect only to such </w:t>
      </w:r>
      <w:proofErr w:type="gramStart"/>
      <w:r>
        <w:t>matter</w:t>
      </w:r>
      <w:proofErr w:type="gramEnd"/>
      <w:r>
        <w:t>).</w:t>
      </w:r>
    </w:p>
    <w:p w14:paraId="6A8DA8E3" w14:textId="77777777" w:rsidR="002468F6" w:rsidRDefault="007378A4">
      <w:pPr>
        <w:jc w:val="both"/>
      </w:pPr>
      <w:r>
        <w:rPr>
          <w:b/>
          <w:bCs/>
          <w:sz w:val="28"/>
          <w:szCs w:val="28"/>
        </w:rPr>
        <w:t>4.3</w:t>
      </w:r>
      <w:r>
        <w:rPr>
          <w:sz w:val="28"/>
          <w:szCs w:val="28"/>
        </w:rPr>
        <w:t>   </w:t>
      </w:r>
      <w:r>
        <w:t>A template of WO is attached to this MULA as Appendix 1. The User understands and agrees that this template is for information purposes only and can be modified by MRT without notice to the User.</w:t>
      </w:r>
    </w:p>
    <w:p w14:paraId="5794F0F1" w14:textId="77777777" w:rsidR="002468F6" w:rsidRDefault="007378A4">
      <w:r>
        <w:rPr>
          <w:color w:val="0B7FC7"/>
          <w:sz w:val="27"/>
          <w:szCs w:val="27"/>
        </w:rPr>
        <w:t>     </w:t>
      </w:r>
      <w:r>
        <w:rPr>
          <w:b/>
          <w:bCs/>
          <w:color w:val="0B7FC7"/>
          <w:sz w:val="27"/>
          <w:szCs w:val="27"/>
        </w:rPr>
        <w:t>5. Obligations of the User</w:t>
      </w:r>
    </w:p>
    <w:p w14:paraId="07EC3DA6" w14:textId="77777777" w:rsidR="002468F6" w:rsidRDefault="007378A4">
      <w:r>
        <w:rPr>
          <w:b/>
          <w:bCs/>
          <w:sz w:val="28"/>
          <w:szCs w:val="28"/>
        </w:rPr>
        <w:t>5.1</w:t>
      </w:r>
      <w:r>
        <w:rPr>
          <w:sz w:val="28"/>
          <w:szCs w:val="28"/>
        </w:rPr>
        <w:t xml:space="preserve">    </w:t>
      </w:r>
      <w:r>
        <w:t>General obligations</w:t>
      </w:r>
    </w:p>
    <w:p w14:paraId="0D05B298" w14:textId="77777777" w:rsidR="002468F6" w:rsidRDefault="007378A4">
      <w:pPr>
        <w:jc w:val="both"/>
      </w:pPr>
      <w:r>
        <w:t>For each COA licensed pursuant to this MULA, and unless otherwise stated in the relevant WO, the User shall:</w:t>
      </w:r>
    </w:p>
    <w:p w14:paraId="2EA127EB" w14:textId="77777777" w:rsidR="002468F6" w:rsidRDefault="007378A4">
      <w:pPr>
        <w:numPr>
          <w:ilvl w:val="0"/>
          <w:numId w:val="1"/>
        </w:numPr>
      </w:pPr>
      <w:r>
        <w:t>Insert the Copyright Holder’s copyright notice on the COA (paper or e-Version</w:t>
      </w:r>
      <w:proofErr w:type="gramStart"/>
      <w:r>
        <w:t>);</w:t>
      </w:r>
      <w:proofErr w:type="gramEnd"/>
    </w:p>
    <w:p w14:paraId="77852CC6" w14:textId="77777777" w:rsidR="002468F6" w:rsidRDefault="007378A4">
      <w:pPr>
        <w:numPr>
          <w:ilvl w:val="0"/>
          <w:numId w:val="1"/>
        </w:numPr>
      </w:pPr>
      <w:r>
        <w:t xml:space="preserve">Not amend, modify, condense, adapt, reorganize the COA without MRT’s specific written </w:t>
      </w:r>
      <w:proofErr w:type="gramStart"/>
      <w:r>
        <w:t>consent;</w:t>
      </w:r>
      <w:proofErr w:type="gramEnd"/>
    </w:p>
    <w:p w14:paraId="4B138FEE" w14:textId="77777777" w:rsidR="002468F6" w:rsidRDefault="007378A4">
      <w:pPr>
        <w:numPr>
          <w:ilvl w:val="0"/>
          <w:numId w:val="1"/>
        </w:numPr>
      </w:pPr>
      <w:r>
        <w:t xml:space="preserve">Refrain from using or reproducing the COA in any way and </w:t>
      </w:r>
      <w:proofErr w:type="gramStart"/>
      <w:r>
        <w:t>on</w:t>
      </w:r>
      <w:proofErr w:type="gramEnd"/>
      <w:r>
        <w:t xml:space="preserve"> any format whatsoever, </w:t>
      </w:r>
      <w:proofErr w:type="gramStart"/>
      <w:r>
        <w:t>with the exception of</w:t>
      </w:r>
      <w:proofErr w:type="gramEnd"/>
      <w:r>
        <w:t xml:space="preserve"> doing so for the purpose of fulfilling a requirement for the Stated </w:t>
      </w:r>
      <w:proofErr w:type="gramStart"/>
      <w:r>
        <w:t>Purpose;</w:t>
      </w:r>
      <w:proofErr w:type="gramEnd"/>
    </w:p>
    <w:p w14:paraId="48857BCC" w14:textId="77777777" w:rsidR="002468F6" w:rsidRDefault="007378A4">
      <w:pPr>
        <w:numPr>
          <w:ilvl w:val="0"/>
          <w:numId w:val="1"/>
        </w:numPr>
      </w:pPr>
      <w:r>
        <w:t>If the COA is to be quoted or released in any public communication, (i.e. including but not limited to scientific communications, publications, websites, public regulatory portal, books, marketing or educational material, or context other than research or clinical study):</w:t>
      </w:r>
    </w:p>
    <w:p w14:paraId="43EB0EE3" w14:textId="77777777" w:rsidR="002468F6" w:rsidRDefault="007378A4">
      <w:pPr>
        <w:numPr>
          <w:ilvl w:val="1"/>
          <w:numId w:val="1"/>
        </w:numPr>
      </w:pPr>
      <w:r>
        <w:lastRenderedPageBreak/>
        <w:t>Cite the reference publications of the COA</w:t>
      </w:r>
    </w:p>
    <w:p w14:paraId="2BA6E2C6" w14:textId="77777777" w:rsidR="002468F6" w:rsidRDefault="007378A4">
      <w:pPr>
        <w:numPr>
          <w:ilvl w:val="1"/>
          <w:numId w:val="1"/>
        </w:numPr>
      </w:pPr>
      <w:r>
        <w:t xml:space="preserve">Indicate the details of MRT for any information on the COA, as follows: “[NAME OF COA] contact information and permission to use: </w:t>
      </w:r>
      <w:proofErr w:type="spellStart"/>
      <w:r>
        <w:t>Mapi</w:t>
      </w:r>
      <w:proofErr w:type="spellEnd"/>
      <w:r>
        <w:t xml:space="preserve"> Research Trust, Lyon, France, </w:t>
      </w:r>
      <w:hyperlink r:id="rId7" w:history="1">
        <w:r w:rsidR="002468F6">
          <w:rPr>
            <w:color w:val="3366FF"/>
            <w:u w:val="single"/>
          </w:rPr>
          <w:t>https://eprovide.mapi-trust.org</w:t>
        </w:r>
      </w:hyperlink>
      <w:r>
        <w:t>”</w:t>
      </w:r>
    </w:p>
    <w:p w14:paraId="3C568445" w14:textId="77777777" w:rsidR="002468F6" w:rsidRDefault="007378A4">
      <w:pPr>
        <w:numPr>
          <w:ilvl w:val="1"/>
          <w:numId w:val="1"/>
        </w:numPr>
      </w:pPr>
      <w:r>
        <w:t>Not include any full copy of the COA, but just an extract of the COA, except if required by any regulatory authority and in any case have a sample protected version with the indication “sample copy, do not use without permission”</w:t>
      </w:r>
    </w:p>
    <w:p w14:paraId="5E1D29B3" w14:textId="77777777" w:rsidR="002468F6" w:rsidRDefault="007378A4">
      <w:pPr>
        <w:numPr>
          <w:ilvl w:val="1"/>
          <w:numId w:val="1"/>
        </w:numPr>
      </w:pPr>
      <w:r>
        <w:t>Provide MRT, as soon as possible, with a copy of such public communication regarding the COA, for information purposes.</w:t>
      </w:r>
    </w:p>
    <w:p w14:paraId="1FD5A1AE" w14:textId="77777777" w:rsidR="002468F6" w:rsidRDefault="007378A4">
      <w:pPr>
        <w:numPr>
          <w:ilvl w:val="0"/>
          <w:numId w:val="1"/>
        </w:numPr>
      </w:pPr>
      <w:r>
        <w:t>Only use the COA in the authorized Mode defined in the applicable WO. The User understands and agrees that any change of authorized Mode shall be submitted to MRT to allow MRT to seek authorization from the Copyright Holder.</w:t>
      </w:r>
    </w:p>
    <w:p w14:paraId="61A84808" w14:textId="77777777" w:rsidR="002468F6" w:rsidRDefault="007378A4">
      <w:r>
        <w:rPr>
          <w:b/>
          <w:bCs/>
          <w:sz w:val="28"/>
          <w:szCs w:val="28"/>
        </w:rPr>
        <w:t>5.2</w:t>
      </w:r>
      <w:r>
        <w:t>   Translation of the COA</w:t>
      </w:r>
    </w:p>
    <w:p w14:paraId="0FE0411D" w14:textId="77777777" w:rsidR="002468F6" w:rsidRDefault="007378A4">
      <w:r>
        <w:t xml:space="preserve">The User undertakes not to translate the </w:t>
      </w:r>
      <w:proofErr w:type="gramStart"/>
      <w:r>
        <w:t>COA</w:t>
      </w:r>
      <w:proofErr w:type="gramEnd"/>
      <w:r>
        <w:t xml:space="preserve"> nor have it translated by any means whatsoever other than those means stipulated in the MULA or the relevant WO.</w:t>
      </w:r>
    </w:p>
    <w:p w14:paraId="292E9FB9" w14:textId="77777777" w:rsidR="002468F6" w:rsidRDefault="007378A4">
      <w:r>
        <w:t xml:space="preserve">     5.2.1    </w:t>
      </w:r>
      <w:r>
        <w:rPr>
          <w:u w:val="single"/>
        </w:rPr>
        <w:t>For academic or non-commercial Stated Purposes</w:t>
      </w:r>
    </w:p>
    <w:p w14:paraId="7CB239CB" w14:textId="77777777" w:rsidR="002468F6" w:rsidRDefault="007378A4">
      <w:r>
        <w:t>The WO shall describe the requirements for translation of the COA, unless otherwise stated.</w:t>
      </w:r>
    </w:p>
    <w:p w14:paraId="5C602CC9" w14:textId="77777777" w:rsidR="002468F6" w:rsidRDefault="007378A4">
      <w:r>
        <w:t xml:space="preserve">     5.2.2    </w:t>
      </w:r>
      <w:r>
        <w:rPr>
          <w:u w:val="single"/>
        </w:rPr>
        <w:t>For commercial Stated Purposes</w:t>
      </w:r>
    </w:p>
    <w:p w14:paraId="70A30797" w14:textId="77777777" w:rsidR="002468F6" w:rsidRDefault="007378A4">
      <w:pPr>
        <w:jc w:val="both"/>
      </w:pPr>
      <w:r>
        <w:t>The translation shall be performed by a company specialized in translation/linguistic validation of COAs. There are two cases:</w:t>
      </w:r>
    </w:p>
    <w:p w14:paraId="39670D43" w14:textId="77777777" w:rsidR="002468F6" w:rsidRDefault="007378A4">
      <w:r>
        <w:t>  (</w:t>
      </w:r>
      <w:proofErr w:type="spellStart"/>
      <w:r>
        <w:t>i</w:t>
      </w:r>
      <w:proofErr w:type="spellEnd"/>
      <w:r>
        <w:t>) When the Copyright Holder has granted ICON LS exclusive rights to translate the COA, the User shall sign a linguistic validation agreement with ICON LS</w:t>
      </w:r>
    </w:p>
    <w:p w14:paraId="4174A246" w14:textId="77777777" w:rsidR="002468F6" w:rsidRDefault="007378A4">
      <w:r>
        <w:t>  (ii) When the User is free to work with the translation company of its choice, the conditions of translation will be specified in the WO.</w:t>
      </w:r>
    </w:p>
    <w:p w14:paraId="32823697" w14:textId="77777777" w:rsidR="002468F6" w:rsidRDefault="007378A4">
      <w:pPr>
        <w:jc w:val="both"/>
      </w:pPr>
      <w:r>
        <w:t>In addition, specific terms and conditions that apply to the translation of the COA are stipulated in the relevant WO.</w:t>
      </w:r>
    </w:p>
    <w:p w14:paraId="48750C8E" w14:textId="77777777" w:rsidR="002468F6" w:rsidRDefault="007378A4">
      <w:pPr>
        <w:jc w:val="both"/>
      </w:pPr>
      <w:r>
        <w:t xml:space="preserve">     5.2.3    </w:t>
      </w:r>
      <w:r>
        <w:rPr>
          <w:u w:val="single"/>
        </w:rPr>
        <w:t>Copyright on translations</w:t>
      </w:r>
    </w:p>
    <w:p w14:paraId="4D6F8B49" w14:textId="77777777" w:rsidR="002468F6" w:rsidRDefault="007378A4">
      <w:pPr>
        <w:jc w:val="both"/>
      </w:pPr>
      <w:r>
        <w:t>The User understands and agrees that the copyright on all translations created shall belong to the Copyright Holder. </w:t>
      </w:r>
    </w:p>
    <w:p w14:paraId="4B3F5858" w14:textId="77777777" w:rsidR="002468F6" w:rsidRDefault="007378A4">
      <w:pPr>
        <w:jc w:val="both"/>
      </w:pPr>
      <w:r>
        <w:t>The User understands and agrees that MRT may provide third parties with the User contact information to allow such third parties to contact the User about questions related to the translation produced by the User.</w:t>
      </w:r>
    </w:p>
    <w:p w14:paraId="582D063A" w14:textId="77777777" w:rsidR="002468F6" w:rsidRDefault="007378A4">
      <w:r>
        <w:t xml:space="preserve">     5.2.4    </w:t>
      </w:r>
      <w:r>
        <w:rPr>
          <w:u w:val="single"/>
        </w:rPr>
        <w:t>Provision of new translations to MRT</w:t>
      </w:r>
    </w:p>
    <w:p w14:paraId="5254CC3D" w14:textId="77777777" w:rsidR="002468F6" w:rsidRDefault="007378A4">
      <w:r>
        <w:t>Upon completion of a new translation, the User shall provide MRT with the new translation in one standard exploitable format (i.e. DOC), and one read-only file format (i.e. PDF).</w:t>
      </w:r>
    </w:p>
    <w:p w14:paraId="1A2C32F4" w14:textId="77777777" w:rsidR="002468F6" w:rsidRDefault="007378A4">
      <w:r>
        <w:lastRenderedPageBreak/>
        <w:t>The User shall provide a certificate of translation and/or a report with each new translation describing the translation process used for this language.</w:t>
      </w:r>
    </w:p>
    <w:p w14:paraId="2CAB789C" w14:textId="77777777" w:rsidR="002468F6" w:rsidRDefault="007378A4">
      <w:r>
        <w:t>MRT shall be granted the exclusive right to the distribution of all new translations of the COA. Therefore, the User shall not directly provide any third party with the new translation.</w:t>
      </w:r>
    </w:p>
    <w:p w14:paraId="493EB477" w14:textId="77777777" w:rsidR="002468F6" w:rsidRDefault="007378A4">
      <w:r>
        <w:t>The Parties agree that all non-certified translations will be made available by MRT to academics or clinicians only for national use. If such translation is requested by profit making companies for international use, the latter will be obligated to perform a full validation process. </w:t>
      </w:r>
    </w:p>
    <w:p w14:paraId="059E1120" w14:textId="77777777" w:rsidR="002468F6" w:rsidRDefault="007378A4">
      <w:r>
        <w:t>In case of publication mentioning use and/or development of such translation, said publication shall not include a copy of the translation in the publication but shall refer to MRT for permission to access and use.</w:t>
      </w:r>
    </w:p>
    <w:p w14:paraId="1C03AE93" w14:textId="77777777" w:rsidR="002468F6" w:rsidRDefault="007378A4">
      <w:r>
        <w:t xml:space="preserve">     5.2.5    </w:t>
      </w:r>
      <w:r>
        <w:rPr>
          <w:u w:val="single"/>
        </w:rPr>
        <w:t>Provision of existing translations</w:t>
      </w:r>
    </w:p>
    <w:p w14:paraId="544D0ED9" w14:textId="77777777" w:rsidR="002468F6" w:rsidRDefault="007378A4">
      <w:r>
        <w:t>MRT may provide User with existing translations of the COA previously produced by ICON LS or third parties. </w:t>
      </w:r>
    </w:p>
    <w:p w14:paraId="2B3F85AE" w14:textId="77777777" w:rsidR="002468F6" w:rsidRDefault="007378A4">
      <w:r>
        <w:t>Existing translations of the COA may not have undergone the full linguistic validation process and may require further linguistic validation steps (hereinafter, “Further Linguistic Validation Steps”) to be suitable for use for a Stated Purpose. If applicable, MRT will communicate the status of each existing translation to the User and indicate to the User if Further Linguistic Validation Steps are required.</w:t>
      </w:r>
    </w:p>
    <w:p w14:paraId="3EF83ECD" w14:textId="77777777" w:rsidR="002468F6" w:rsidRDefault="007378A4">
      <w:r>
        <w:t>In case Further Linguistic Validation Steps need to be performed on the existing translations, User shall comply with the requirements set out in the applicable WO.  Each such upgraded version will be made available to third parties exclusively by MRT under the same conditions as described herein.</w:t>
      </w:r>
    </w:p>
    <w:p w14:paraId="548E091A" w14:textId="77777777" w:rsidR="002468F6" w:rsidRDefault="007378A4">
      <w:r>
        <w:t>MRT shall not be held liable for the content of the existing translations and makes no warranties or representations regarding the accuracy or completeness of the existing translations. </w:t>
      </w:r>
    </w:p>
    <w:p w14:paraId="680000FC" w14:textId="77777777" w:rsidR="002468F6" w:rsidRDefault="007378A4">
      <w:r>
        <w:t xml:space="preserve">     5.2.6    </w:t>
      </w:r>
      <w:r>
        <w:rPr>
          <w:u w:val="single"/>
        </w:rPr>
        <w:t>Translation of a modified version of the COA</w:t>
      </w:r>
    </w:p>
    <w:p w14:paraId="6332BBE1" w14:textId="77777777" w:rsidR="002468F6" w:rsidRDefault="007378A4">
      <w:r>
        <w:t>Only after written approval by MRT on the use of a modified version of a COA for a Stated Purpose, any translation of such modified version of the COA shall be used for this Stated Purpose only. Any translation of a modified version of a COA will not be considered an official translation of the COA but a project-specific version. Therefore, in compensation for being granted the authorization to translate the modified version of the COA, the User will be required to fund the translation of the COA in its ini</w:t>
      </w:r>
      <w:r>
        <w:t>tial format for future distribution to third parties.</w:t>
      </w:r>
    </w:p>
    <w:p w14:paraId="2C5E9C01" w14:textId="77777777" w:rsidR="002468F6" w:rsidRDefault="007378A4">
      <w:r>
        <w:rPr>
          <w:b/>
          <w:bCs/>
          <w:sz w:val="28"/>
          <w:szCs w:val="28"/>
        </w:rPr>
        <w:t>5.3</w:t>
      </w:r>
      <w:r>
        <w:t>    Obligations for the use of an e-Version of the COA</w:t>
      </w:r>
    </w:p>
    <w:p w14:paraId="4493901B" w14:textId="77777777" w:rsidR="002468F6" w:rsidRDefault="007378A4">
      <w:r>
        <w:t xml:space="preserve">     5.3.1    </w:t>
      </w:r>
      <w:r>
        <w:rPr>
          <w:u w:val="single"/>
        </w:rPr>
        <w:t>For academic or non-commercial Stated Purposes</w:t>
      </w:r>
    </w:p>
    <w:p w14:paraId="6C0C290F" w14:textId="77777777" w:rsidR="002468F6" w:rsidRDefault="007378A4">
      <w:pPr>
        <w:jc w:val="both"/>
      </w:pPr>
      <w:r>
        <w:t xml:space="preserve">In the case of use of an </w:t>
      </w:r>
      <w:proofErr w:type="spellStart"/>
      <w:r>
        <w:t>eCOA</w:t>
      </w:r>
      <w:proofErr w:type="spellEnd"/>
      <w:r>
        <w:t xml:space="preserve"> for academic or non-commercial Stated Purposes, the User undertakes to submit the Screenshots of all the electronic pages where the e-Version of the COA appears to MRT. Electronic migration guidelines will be provided to the User and/or the IT Company.</w:t>
      </w:r>
    </w:p>
    <w:p w14:paraId="299008B4" w14:textId="77777777" w:rsidR="002468F6" w:rsidRDefault="007378A4">
      <w:pPr>
        <w:jc w:val="both"/>
      </w:pPr>
      <w:r>
        <w:t xml:space="preserve">When the migration of the COA in e-Version has been performed by an IT Company, the User shall communicate the name of the IT Company to MRT in the applicable WO </w:t>
      </w:r>
      <w:proofErr w:type="gramStart"/>
      <w:r>
        <w:t>in order for</w:t>
      </w:r>
      <w:proofErr w:type="gramEnd"/>
      <w:r>
        <w:t xml:space="preserve"> MRT to ensure that the IT Company has signed the necessary license agreement with MRT before developing the e-Version of the COA.</w:t>
      </w:r>
    </w:p>
    <w:p w14:paraId="15AABCBB" w14:textId="77777777" w:rsidR="002468F6" w:rsidRDefault="007378A4">
      <w:r>
        <w:t xml:space="preserve">     5.3.2    </w:t>
      </w:r>
      <w:r>
        <w:rPr>
          <w:u w:val="single"/>
        </w:rPr>
        <w:t>For commercial Stated Purposes</w:t>
      </w:r>
    </w:p>
    <w:p w14:paraId="52171585" w14:textId="77777777" w:rsidR="002468F6" w:rsidRDefault="007378A4">
      <w:pPr>
        <w:jc w:val="both"/>
      </w:pPr>
      <w:r>
        <w:t>For the use of an e-Version of the COA for commercial Stated Purposes, the User may:</w:t>
      </w:r>
    </w:p>
    <w:p w14:paraId="5AA16303" w14:textId="77777777" w:rsidR="002468F6" w:rsidRDefault="007378A4">
      <w:pPr>
        <w:numPr>
          <w:ilvl w:val="0"/>
          <w:numId w:val="2"/>
        </w:numPr>
      </w:pPr>
      <w:r>
        <w:lastRenderedPageBreak/>
        <w:t>Develop its own e-Version without the involvement of an IT Company, or</w:t>
      </w:r>
    </w:p>
    <w:p w14:paraId="7C603FCE" w14:textId="77777777" w:rsidR="002468F6" w:rsidRDefault="007378A4">
      <w:pPr>
        <w:numPr>
          <w:ilvl w:val="0"/>
          <w:numId w:val="2"/>
        </w:numPr>
      </w:pPr>
      <w:r>
        <w:t xml:space="preserve">Contract with an IT Company, as </w:t>
      </w:r>
      <w:proofErr w:type="gramStart"/>
      <w:r>
        <w:t>Beneficiary,  to</w:t>
      </w:r>
      <w:proofErr w:type="gramEnd"/>
      <w:r>
        <w:t xml:space="preserve"> develop such e-Version, or</w:t>
      </w:r>
    </w:p>
    <w:p w14:paraId="137CBA40" w14:textId="77777777" w:rsidR="002468F6" w:rsidRDefault="007378A4">
      <w:pPr>
        <w:numPr>
          <w:ilvl w:val="0"/>
          <w:numId w:val="2"/>
        </w:numPr>
      </w:pPr>
      <w:r>
        <w:t xml:space="preserve">Use and </w:t>
      </w:r>
      <w:proofErr w:type="spellStart"/>
      <w:r>
        <w:t>eCOA</w:t>
      </w:r>
      <w:proofErr w:type="spellEnd"/>
      <w:r>
        <w:t xml:space="preserve"> library developed by an IT Company</w:t>
      </w:r>
    </w:p>
    <w:p w14:paraId="3301D8D5" w14:textId="77777777" w:rsidR="002468F6" w:rsidRDefault="007378A4">
      <w:pPr>
        <w:jc w:val="both"/>
      </w:pPr>
      <w:r>
        <w:t xml:space="preserve">In each case, the User shall ensure that the User and/or IT Company </w:t>
      </w:r>
      <w:proofErr w:type="gramStart"/>
      <w:r>
        <w:t>complies</w:t>
      </w:r>
      <w:proofErr w:type="gramEnd"/>
      <w:r>
        <w:t xml:space="preserve"> with any electronic migration guidelines and specifications provided by MRT to the User and/or the IT Company including but not limited to:</w:t>
      </w:r>
    </w:p>
    <w:p w14:paraId="68E823F7" w14:textId="77777777" w:rsidR="002468F6" w:rsidRDefault="007378A4">
      <w:pPr>
        <w:numPr>
          <w:ilvl w:val="0"/>
          <w:numId w:val="3"/>
        </w:numPr>
      </w:pPr>
      <w:r>
        <w:t xml:space="preserve">Screenshots review of the original version of the COA and translation(s) if </w:t>
      </w:r>
      <w:proofErr w:type="gramStart"/>
      <w:r>
        <w:t>needed;</w:t>
      </w:r>
      <w:proofErr w:type="gramEnd"/>
    </w:p>
    <w:p w14:paraId="2CB8AA9A" w14:textId="77777777" w:rsidR="002468F6" w:rsidRDefault="007378A4">
      <w:pPr>
        <w:numPr>
          <w:ilvl w:val="0"/>
          <w:numId w:val="3"/>
        </w:numPr>
      </w:pPr>
      <w:r>
        <w:t xml:space="preserve">Migration of existing COA translation into the User or IT Company </w:t>
      </w:r>
      <w:proofErr w:type="gramStart"/>
      <w:r>
        <w:t>system;</w:t>
      </w:r>
      <w:proofErr w:type="gramEnd"/>
    </w:p>
    <w:p w14:paraId="437590B0" w14:textId="77777777" w:rsidR="002468F6" w:rsidRDefault="007378A4">
      <w:pPr>
        <w:numPr>
          <w:ilvl w:val="0"/>
          <w:numId w:val="3"/>
        </w:numPr>
      </w:pPr>
      <w:r>
        <w:t xml:space="preserve">Usability Testing (methodology applied by ICON LS or any other third-party to examine whether respondents </w:t>
      </w:r>
      <w:proofErr w:type="gramStart"/>
      <w:r>
        <w:t>are able to</w:t>
      </w:r>
      <w:proofErr w:type="gramEnd"/>
      <w:r>
        <w:t xml:space="preserve"> use an electronic device and associated software as intended</w:t>
      </w:r>
      <w:proofErr w:type="gramStart"/>
      <w:r>
        <w:t>);</w:t>
      </w:r>
      <w:proofErr w:type="gramEnd"/>
    </w:p>
    <w:p w14:paraId="103C995D" w14:textId="77777777" w:rsidR="002468F6" w:rsidRDefault="007378A4">
      <w:pPr>
        <w:numPr>
          <w:ilvl w:val="0"/>
          <w:numId w:val="3"/>
        </w:numPr>
      </w:pPr>
      <w:r>
        <w:t xml:space="preserve">Equivalence Testing (methodology used to determine if the </w:t>
      </w:r>
      <w:proofErr w:type="spellStart"/>
      <w:r>
        <w:t>eCOA</w:t>
      </w:r>
      <w:proofErr w:type="spellEnd"/>
      <w:r>
        <w:t xml:space="preserve"> is equivalent to the official paper version when substantial changes have been made in the COA during the migration process</w:t>
      </w:r>
      <w:proofErr w:type="gramStart"/>
      <w:r>
        <w:t>);</w:t>
      </w:r>
      <w:proofErr w:type="gramEnd"/>
    </w:p>
    <w:p w14:paraId="7FD44E10" w14:textId="77777777" w:rsidR="002468F6" w:rsidRDefault="007378A4">
      <w:r>
        <w:t>Subsequent services agreements may need to be signed. Any steps exclusively performed by MRT or ICON LS will be specified in the relevant WO.</w:t>
      </w:r>
    </w:p>
    <w:p w14:paraId="0EC3AE62" w14:textId="77777777" w:rsidR="002468F6" w:rsidRDefault="007378A4">
      <w:r>
        <w:rPr>
          <w:color w:val="0B7FC7"/>
          <w:sz w:val="27"/>
          <w:szCs w:val="27"/>
        </w:rPr>
        <w:t>     </w:t>
      </w:r>
      <w:r>
        <w:rPr>
          <w:b/>
          <w:bCs/>
          <w:color w:val="0B7FC7"/>
          <w:sz w:val="27"/>
          <w:szCs w:val="27"/>
        </w:rPr>
        <w:t>6. Ownership of Data</w:t>
      </w:r>
    </w:p>
    <w:p w14:paraId="04058EBE" w14:textId="77777777" w:rsidR="002468F6" w:rsidRDefault="007378A4">
      <w:pPr>
        <w:jc w:val="both"/>
      </w:pPr>
      <w:r>
        <w:t>Except as otherwise specified in the WO, the Parties hereby agree that the Data will be the sole property of the User.</w:t>
      </w:r>
    </w:p>
    <w:p w14:paraId="6441B7C8" w14:textId="77777777" w:rsidR="002468F6" w:rsidRDefault="007378A4">
      <w:r>
        <w:rPr>
          <w:color w:val="0B7FC7"/>
          <w:sz w:val="27"/>
          <w:szCs w:val="27"/>
        </w:rPr>
        <w:t>     </w:t>
      </w:r>
      <w:r>
        <w:rPr>
          <w:b/>
          <w:bCs/>
          <w:color w:val="0B7FC7"/>
          <w:sz w:val="27"/>
          <w:szCs w:val="27"/>
        </w:rPr>
        <w:t>7. Beneficiaries and Sponsor</w:t>
      </w:r>
    </w:p>
    <w:p w14:paraId="48346CAA" w14:textId="77777777" w:rsidR="002468F6" w:rsidRDefault="007378A4">
      <w:pPr>
        <w:jc w:val="both"/>
      </w:pPr>
      <w:r>
        <w:rPr>
          <w:b/>
          <w:bCs/>
          <w:sz w:val="28"/>
          <w:szCs w:val="28"/>
        </w:rPr>
        <w:t>7.1</w:t>
      </w:r>
      <w:r>
        <w:t>   The User shall authorize, under its sole responsibility, the Beneficiaries and/or the Sponsor to use and/or administer the COA and/or use the Data part of their activity; and/or electronically migrate the COA solely for the Stated Purpose. Such use gives no rights to the Beneficiaries and/or the Sponsor to use the COA beyond the use contemplated in this MULA and the relevant WO(s). Sponsor and/or Beneficiaries shall be named in the relevant WO, where applicable.</w:t>
      </w:r>
    </w:p>
    <w:p w14:paraId="1E399D03" w14:textId="77777777" w:rsidR="002468F6" w:rsidRDefault="007378A4">
      <w:pPr>
        <w:jc w:val="both"/>
      </w:pPr>
      <w:r>
        <w:rPr>
          <w:b/>
          <w:bCs/>
          <w:sz w:val="28"/>
          <w:szCs w:val="28"/>
        </w:rPr>
        <w:t>7.2</w:t>
      </w:r>
      <w:r>
        <w:t xml:space="preserve">    The User warrants that the Beneficiaries and/or the Sponsor shall not reuse the COA or </w:t>
      </w:r>
      <w:proofErr w:type="spellStart"/>
      <w:r>
        <w:t>eCOA</w:t>
      </w:r>
      <w:proofErr w:type="spellEnd"/>
      <w:r>
        <w:t xml:space="preserve"> for any other purpose than the Stated Purpose, comply at all times with the terms and conditions of this MULA and in particular the undertakings regarding confidentiality, and accepts liability for any breach of this MULA by the Beneficiaries and/or the Sponsor.</w:t>
      </w:r>
    </w:p>
    <w:p w14:paraId="23493B1B" w14:textId="77777777" w:rsidR="002468F6" w:rsidRDefault="007378A4">
      <w:r>
        <w:rPr>
          <w:color w:val="0B7FC7"/>
          <w:sz w:val="30"/>
          <w:szCs w:val="30"/>
        </w:rPr>
        <w:t>     </w:t>
      </w:r>
      <w:r>
        <w:rPr>
          <w:b/>
          <w:bCs/>
          <w:color w:val="0B7FC7"/>
          <w:sz w:val="30"/>
          <w:szCs w:val="30"/>
        </w:rPr>
        <w:t>8. Price and Payment Terms</w:t>
      </w:r>
    </w:p>
    <w:p w14:paraId="4B6D4B6E" w14:textId="77777777" w:rsidR="002468F6" w:rsidRDefault="007378A4">
      <w:r>
        <w:rPr>
          <w:b/>
          <w:bCs/>
          <w:sz w:val="28"/>
          <w:szCs w:val="28"/>
        </w:rPr>
        <w:t>8.1</w:t>
      </w:r>
      <w:r>
        <w:t>    Price</w:t>
      </w:r>
    </w:p>
    <w:p w14:paraId="3AF3A5E2" w14:textId="77777777" w:rsidR="002468F6" w:rsidRDefault="007378A4">
      <w:pPr>
        <w:jc w:val="both"/>
      </w:pPr>
      <w:r>
        <w:t xml:space="preserve">In consideration </w:t>
      </w:r>
      <w:proofErr w:type="gramStart"/>
      <w:r>
        <w:t>for</w:t>
      </w:r>
      <w:proofErr w:type="gramEnd"/>
      <w:r>
        <w:t xml:space="preserve"> the License granted under the relevant WO, the User agrees to pay the Licensing Fee, if applicable, specified in the relevant WO. The amount of the Licensing Fee will be determined based on the information given by the User in the relevant WO. Additional fees may be applied for </w:t>
      </w:r>
      <w:proofErr w:type="spellStart"/>
      <w:r>
        <w:t>eCOAs</w:t>
      </w:r>
      <w:proofErr w:type="spellEnd"/>
      <w:r>
        <w:t xml:space="preserve">, as specified in the applicable WO. Any modifications </w:t>
      </w:r>
      <w:proofErr w:type="gramStart"/>
      <w:r>
        <w:t>of</w:t>
      </w:r>
      <w:proofErr w:type="gramEnd"/>
      <w:r>
        <w:t xml:space="preserve"> this information shall be outlined in a change order. </w:t>
      </w:r>
    </w:p>
    <w:p w14:paraId="302FB0A9" w14:textId="77777777" w:rsidR="002468F6" w:rsidRDefault="007378A4">
      <w:r>
        <w:rPr>
          <w:b/>
          <w:bCs/>
          <w:sz w:val="28"/>
          <w:szCs w:val="28"/>
        </w:rPr>
        <w:t>8.2</w:t>
      </w:r>
      <w:r>
        <w:t>    Payment Terms</w:t>
      </w:r>
    </w:p>
    <w:p w14:paraId="309909E7" w14:textId="77777777" w:rsidR="002468F6" w:rsidRDefault="007378A4">
      <w:pPr>
        <w:jc w:val="both"/>
      </w:pPr>
      <w:r>
        <w:lastRenderedPageBreak/>
        <w:t>The User may pay the Licensing Fee by bank transfer, cheque or bank card. The User shall be responsible for all taxes applicable to the User and the User’s place of residence relating to the Licensing Fee collected under the relevant WO. Licensing Fees listed in each WO are exclusive of any sales taxes; value added taxes, duties or other withholding.</w:t>
      </w:r>
    </w:p>
    <w:p w14:paraId="7A1DB9D5" w14:textId="77777777" w:rsidR="002468F6" w:rsidRDefault="007378A4">
      <w:pPr>
        <w:jc w:val="both"/>
      </w:pPr>
      <w:r>
        <w:t xml:space="preserve">The User is required to pay the amounts due within a period of thirty (30) days from the date indicated on the invoice. Upon delivery of the COA to the User, the Licensing Fee is due and non-refundable, even if </w:t>
      </w:r>
      <w:proofErr w:type="spellStart"/>
      <w:r>
        <w:t>the</w:t>
      </w:r>
      <w:proofErr w:type="spellEnd"/>
      <w:r>
        <w:t xml:space="preserve"> Started Purpose is delayed, modified or cancelled.</w:t>
      </w:r>
    </w:p>
    <w:p w14:paraId="616F1531" w14:textId="77777777" w:rsidR="002468F6" w:rsidRDefault="007378A4">
      <w:r>
        <w:rPr>
          <w:b/>
          <w:bCs/>
          <w:sz w:val="28"/>
          <w:szCs w:val="28"/>
        </w:rPr>
        <w:t>8.3</w:t>
      </w:r>
      <w:r>
        <w:t>    Delivery</w:t>
      </w:r>
    </w:p>
    <w:p w14:paraId="7D8CD988" w14:textId="77777777" w:rsidR="002468F6" w:rsidRDefault="007378A4">
      <w:pPr>
        <w:jc w:val="both"/>
      </w:pPr>
      <w:r>
        <w:t xml:space="preserve">The User understands and agrees that the COA and related Documentation will be delivered by MRT upon full execution of the applicable WO and reception of invoicing instructions from the User </w:t>
      </w:r>
      <w:proofErr w:type="gramStart"/>
      <w:r>
        <w:t>or,</w:t>
      </w:r>
      <w:proofErr w:type="gramEnd"/>
      <w:r>
        <w:t xml:space="preserve"> as applicable and specified in the applicable WO, after full payment of the Licensing Fee to MRT.</w:t>
      </w:r>
    </w:p>
    <w:p w14:paraId="1F82235B" w14:textId="77777777" w:rsidR="002468F6" w:rsidRDefault="007378A4">
      <w:r>
        <w:rPr>
          <w:color w:val="0B7FC7"/>
          <w:sz w:val="27"/>
          <w:szCs w:val="27"/>
        </w:rPr>
        <w:t>     </w:t>
      </w:r>
      <w:r>
        <w:rPr>
          <w:b/>
          <w:bCs/>
          <w:color w:val="0B7FC7"/>
          <w:sz w:val="27"/>
          <w:szCs w:val="27"/>
        </w:rPr>
        <w:t xml:space="preserve">9. Term and termination </w:t>
      </w:r>
    </w:p>
    <w:p w14:paraId="5E9311BB" w14:textId="77777777" w:rsidR="002468F6" w:rsidRDefault="007378A4">
      <w:r>
        <w:rPr>
          <w:b/>
          <w:bCs/>
          <w:sz w:val="28"/>
          <w:szCs w:val="28"/>
        </w:rPr>
        <w:t>9.1</w:t>
      </w:r>
      <w:r>
        <w:t>    Term</w:t>
      </w:r>
    </w:p>
    <w:p w14:paraId="4B1C0B33" w14:textId="77777777" w:rsidR="002468F6" w:rsidRDefault="007378A4">
      <w:pPr>
        <w:jc w:val="both"/>
      </w:pPr>
      <w:r>
        <w:t>This MULA shall be effective as of the Effective Date and shall continue for a period of three (3) years (the “</w:t>
      </w:r>
      <w:r>
        <w:rPr>
          <w:b/>
          <w:bCs/>
        </w:rPr>
        <w:t>Initial Term</w:t>
      </w:r>
      <w:r>
        <w:t>”) unless terminated earlier by the Parties as permitted in this Article 9.</w:t>
      </w:r>
    </w:p>
    <w:p w14:paraId="0DE67C52" w14:textId="77777777" w:rsidR="002468F6" w:rsidRDefault="007378A4">
      <w:pPr>
        <w:jc w:val="both"/>
      </w:pPr>
      <w:r>
        <w:t>At the end of the Initial Term, this MULA shall automatically renew for additional one (1) year periods (each, a "</w:t>
      </w:r>
      <w:r>
        <w:rPr>
          <w:b/>
          <w:bCs/>
        </w:rPr>
        <w:t>Renewal Period</w:t>
      </w:r>
      <w:r>
        <w:t>") unless written notice of non-renewal is provided by one Party to the other Party at least ninety (90) days prior to the expiration of the then-current Initial Term or Renewal Period.</w:t>
      </w:r>
    </w:p>
    <w:p w14:paraId="5E3C12A1" w14:textId="77777777" w:rsidR="002468F6" w:rsidRDefault="007378A4">
      <w:pPr>
        <w:jc w:val="both"/>
      </w:pPr>
      <w:r>
        <w:t>The User may submit WOs only during the Term. If the WO term extends beyond the termination or expiration date of this MULA, the applicable terms and conditions of this MULA will extend automatically to such WO until such WO’s termination or expiration date. Each WO term shall be as set forth in the relevant WO after which such WO and the license granted thereunder in respect of such WO shall terminate.</w:t>
      </w:r>
    </w:p>
    <w:p w14:paraId="41A39736" w14:textId="77777777" w:rsidR="002468F6" w:rsidRDefault="007378A4">
      <w:r>
        <w:rPr>
          <w:b/>
          <w:bCs/>
          <w:sz w:val="28"/>
          <w:szCs w:val="28"/>
        </w:rPr>
        <w:t>9.2</w:t>
      </w:r>
      <w:r>
        <w:t>    Termination</w:t>
      </w:r>
    </w:p>
    <w:p w14:paraId="3BECBB99" w14:textId="77777777" w:rsidR="002468F6" w:rsidRDefault="007378A4">
      <w:r>
        <w:t>     </w:t>
      </w:r>
      <w:r>
        <w:rPr>
          <w:u w:val="single"/>
        </w:rPr>
        <w:t>9.2.1.    Termination due to financial disruption of the Parties</w:t>
      </w:r>
    </w:p>
    <w:p w14:paraId="03E5B347" w14:textId="77777777" w:rsidR="002468F6" w:rsidRDefault="007378A4">
      <w:pPr>
        <w:jc w:val="both"/>
      </w:pPr>
      <w:r>
        <w:t>If for any reason whatsoever, one or both Parties ceases to conduct all business activities, the MULA shall terminate immediately and without either penalty or any compensation being owed by either of the two Parties to the other.</w:t>
      </w:r>
    </w:p>
    <w:p w14:paraId="1E1B6457" w14:textId="77777777" w:rsidR="002468F6" w:rsidRDefault="007378A4">
      <w:r>
        <w:t>    </w:t>
      </w:r>
      <w:r>
        <w:rPr>
          <w:u w:val="single"/>
        </w:rPr>
        <w:t>9.2.2    Termination for breach</w:t>
      </w:r>
    </w:p>
    <w:p w14:paraId="1BE52444" w14:textId="77777777" w:rsidR="002468F6" w:rsidRDefault="007378A4">
      <w:pPr>
        <w:jc w:val="both"/>
      </w:pPr>
      <w:r>
        <w:t>In the case of breach by a Party of one or more of its obligations pursuant to this MULA, the other Party may terminate this MULA or any WO with immediate effect if the breaching Party has not rectified the breach detailed in a registered letter with confirmation of receipt within a period of thirty (30) days from the date indicated on the registered letter.</w:t>
      </w:r>
    </w:p>
    <w:p w14:paraId="40AD0332" w14:textId="77777777" w:rsidR="002468F6" w:rsidRDefault="007378A4">
      <w:r>
        <w:t>     </w:t>
      </w:r>
      <w:r>
        <w:rPr>
          <w:u w:val="single"/>
        </w:rPr>
        <w:t>9.2.3    Termination of the Collaboration Agreement</w:t>
      </w:r>
    </w:p>
    <w:p w14:paraId="48605B5F" w14:textId="77777777" w:rsidR="002468F6" w:rsidRDefault="007378A4">
      <w:pPr>
        <w:jc w:val="both"/>
      </w:pPr>
      <w:r>
        <w:t>In addition, in the event of termination of the Collaboration Agreement between the Copyright Holder of a COA and MRT, any WO related to such COA may consequently also be terminated immediately.</w:t>
      </w:r>
    </w:p>
    <w:p w14:paraId="339E2CEB" w14:textId="77777777" w:rsidR="002468F6" w:rsidRDefault="007378A4">
      <w:r>
        <w:t>     </w:t>
      </w:r>
      <w:r>
        <w:rPr>
          <w:u w:val="single"/>
        </w:rPr>
        <w:t>9.2.4    Termination for convenience</w:t>
      </w:r>
    </w:p>
    <w:p w14:paraId="562E124E" w14:textId="77777777" w:rsidR="002468F6" w:rsidRDefault="007378A4">
      <w:r>
        <w:lastRenderedPageBreak/>
        <w:t>Each Party may terminate the MULA or any WO at any time with a sixty (60) days prior written notice. </w:t>
      </w:r>
    </w:p>
    <w:p w14:paraId="4081197F" w14:textId="77777777" w:rsidR="002468F6" w:rsidRDefault="007378A4">
      <w:pPr>
        <w:spacing w:after="0" w:line="240" w:lineRule="auto"/>
        <w:jc w:val="both"/>
      </w:pPr>
      <w:r>
        <w:t>     </w:t>
      </w:r>
      <w:r>
        <w:rPr>
          <w:u w:val="single"/>
        </w:rPr>
        <w:t>9.2.5    Consequences of the termination</w:t>
      </w:r>
    </w:p>
    <w:p w14:paraId="33BBEAD7" w14:textId="77777777" w:rsidR="002468F6" w:rsidRDefault="007378A4">
      <w:pPr>
        <w:spacing w:after="0" w:line="240" w:lineRule="auto"/>
        <w:jc w:val="both"/>
      </w:pPr>
      <w:r>
        <w:t> </w:t>
      </w:r>
    </w:p>
    <w:p w14:paraId="4B2CFB71" w14:textId="77777777" w:rsidR="002468F6" w:rsidRDefault="007378A4">
      <w:pPr>
        <w:jc w:val="both"/>
      </w:pPr>
      <w:r>
        <w:t xml:space="preserve">In the event of termination of the MULA or any WO for whatever grounds, the User shall remove, return or destroy, as instructed by MRT, all copies of the COA and Documentation and other materials, documents, data and information in its possession, whether held electronically or by other means, in relation to the MULA or any WO, within a period of thirty (30) days after such termination. However, the User may keep a single copy of such materials for the purposes of archiving information necessary for legal, </w:t>
      </w:r>
      <w:r>
        <w:t>tax or regulatory inspection and may use the Data as it deems fit, in accordance with the MULA and the relevant WO.</w:t>
      </w:r>
    </w:p>
    <w:p w14:paraId="17B706E1" w14:textId="77777777" w:rsidR="002468F6" w:rsidRDefault="007378A4">
      <w:r>
        <w:rPr>
          <w:color w:val="0B7FC7"/>
          <w:sz w:val="27"/>
          <w:szCs w:val="27"/>
        </w:rPr>
        <w:t>     </w:t>
      </w:r>
      <w:r>
        <w:rPr>
          <w:b/>
          <w:bCs/>
          <w:color w:val="0B7FC7"/>
          <w:sz w:val="27"/>
          <w:szCs w:val="27"/>
        </w:rPr>
        <w:t>10. Personal data</w:t>
      </w:r>
    </w:p>
    <w:p w14:paraId="638F9DA2" w14:textId="77777777" w:rsidR="002468F6" w:rsidRDefault="007378A4">
      <w:pPr>
        <w:jc w:val="both"/>
      </w:pPr>
      <w:r>
        <w:t>The Parties shall comply with all relevant data protection obligations.</w:t>
      </w:r>
    </w:p>
    <w:p w14:paraId="179F3D06" w14:textId="77777777" w:rsidR="002468F6" w:rsidRDefault="007378A4">
      <w:r>
        <w:rPr>
          <w:color w:val="0B7FC7"/>
          <w:sz w:val="27"/>
          <w:szCs w:val="27"/>
        </w:rPr>
        <w:t>     </w:t>
      </w:r>
      <w:r>
        <w:rPr>
          <w:b/>
          <w:bCs/>
          <w:color w:val="0B7FC7"/>
          <w:sz w:val="27"/>
          <w:szCs w:val="27"/>
        </w:rPr>
        <w:t>11. Confidentiality</w:t>
      </w:r>
    </w:p>
    <w:p w14:paraId="52F4DB9B" w14:textId="77777777" w:rsidR="002468F6" w:rsidRDefault="007378A4">
      <w:r>
        <w:rPr>
          <w:b/>
          <w:bCs/>
          <w:sz w:val="28"/>
          <w:szCs w:val="28"/>
        </w:rPr>
        <w:t>11.1</w:t>
      </w:r>
      <w:r>
        <w:t>    Disclosure of Confidential Information</w:t>
      </w:r>
    </w:p>
    <w:p w14:paraId="1699ADA4" w14:textId="77777777" w:rsidR="002468F6" w:rsidRDefault="007378A4">
      <w:pPr>
        <w:jc w:val="both"/>
      </w:pPr>
      <w:r>
        <w:t xml:space="preserve">In relation to this MULA or any WO, a Party or its Affiliates may disclose Confidential Information (as defined in the definition section) (“Discloser”) to the other Party, its agents, officers and/or Affiliates (“Recipient”).  All such Confidential Information shall remain the property of the </w:t>
      </w:r>
      <w:proofErr w:type="gramStart"/>
      <w:r>
        <w:t>Discloser</w:t>
      </w:r>
      <w:proofErr w:type="gramEnd"/>
      <w:r>
        <w:t xml:space="preserve"> disclosing it and nothing in this MULA shall be construed as granting to the Recipient any license and/or other rights with respect to the Confidential Information of the Discloser or any part thereof, except as provided for in this MULA. The Recipient agrees that any such Confidential Information disclosed to it will only be used in connection with the legitimate purposes of this MULA and/or WO. The Recipient shall be entitled to disclose Confidential Information only to those agents, officers, A</w:t>
      </w:r>
      <w:r>
        <w:t xml:space="preserve">ffiliates, contractors and third parties (excluding any competitors of the Discloser) who have a need to know it and are obligated to keep same in </w:t>
      </w:r>
      <w:proofErr w:type="gramStart"/>
      <w:r>
        <w:t>confidence, and</w:t>
      </w:r>
      <w:proofErr w:type="gramEnd"/>
      <w:r>
        <w:t xml:space="preserve"> safeguard it with all reasonable care. </w:t>
      </w:r>
    </w:p>
    <w:p w14:paraId="20A72860" w14:textId="77777777" w:rsidR="002468F6" w:rsidRDefault="007378A4">
      <w:r>
        <w:rPr>
          <w:b/>
          <w:bCs/>
          <w:sz w:val="28"/>
          <w:szCs w:val="28"/>
        </w:rPr>
        <w:t>11.2</w:t>
      </w:r>
      <w:r>
        <w:t>    Non-Disclosure-Period</w:t>
      </w:r>
    </w:p>
    <w:p w14:paraId="47C49C67" w14:textId="77777777" w:rsidR="002468F6" w:rsidRDefault="007378A4">
      <w:pPr>
        <w:jc w:val="both"/>
      </w:pPr>
      <w:r>
        <w:t>In respect of Confidential Information disclosed in relation to this MULA or any WO, the obligations and rights of confidentiality as set out herein apply during the period of the applicable WO and for a period of five (5) years thereafter. In respect of Confidential Information otherwise disclosed under this MULA the obligations and rights of confidentiality as set out herein apply during the period of the MULA and for a period of five (5) years thereafter.</w:t>
      </w:r>
    </w:p>
    <w:p w14:paraId="5CB0F7BA" w14:textId="77777777" w:rsidR="002468F6" w:rsidRDefault="007378A4">
      <w:r>
        <w:rPr>
          <w:b/>
          <w:bCs/>
          <w:sz w:val="28"/>
          <w:szCs w:val="28"/>
        </w:rPr>
        <w:t>11.3</w:t>
      </w:r>
      <w:r>
        <w:t>    Binding Other Parties</w:t>
      </w:r>
    </w:p>
    <w:p w14:paraId="0C1C9262" w14:textId="77777777" w:rsidR="002468F6" w:rsidRDefault="007378A4">
      <w:pPr>
        <w:spacing w:after="0" w:line="240" w:lineRule="auto"/>
        <w:jc w:val="both"/>
      </w:pPr>
      <w:r>
        <w:t xml:space="preserve">The Recipient is responsible for ensuring its servants or agents, or any other persons or parties who receive Confidential Information through it, are bound to terms substantially </w:t>
      </w:r>
      <w:proofErr w:type="gramStart"/>
      <w:r>
        <w:t>similar to</w:t>
      </w:r>
      <w:proofErr w:type="gramEnd"/>
      <w:r>
        <w:t xml:space="preserve"> those set out in this MULA.</w:t>
      </w:r>
    </w:p>
    <w:p w14:paraId="3F287E16" w14:textId="77777777" w:rsidR="002468F6" w:rsidRDefault="007378A4">
      <w:pPr>
        <w:spacing w:after="0" w:line="240" w:lineRule="auto"/>
        <w:jc w:val="both"/>
      </w:pPr>
      <w:r>
        <w:t> </w:t>
      </w:r>
    </w:p>
    <w:p w14:paraId="0F79EC95" w14:textId="77777777" w:rsidR="002468F6" w:rsidRDefault="007378A4">
      <w:r>
        <w:rPr>
          <w:b/>
          <w:bCs/>
          <w:sz w:val="28"/>
          <w:szCs w:val="28"/>
        </w:rPr>
        <w:t>11.4</w:t>
      </w:r>
      <w:r>
        <w:t>    Exclusions</w:t>
      </w:r>
    </w:p>
    <w:p w14:paraId="5375DAC2" w14:textId="77777777" w:rsidR="002468F6" w:rsidRDefault="007378A4">
      <w:pPr>
        <w:jc w:val="both"/>
      </w:pPr>
      <w:r>
        <w:t>The confidentiality obligations of the Recipient in Sections 11.1 to 11.3 do not extend to Confidential Information or any other information which:</w:t>
      </w:r>
    </w:p>
    <w:p w14:paraId="6B561B04" w14:textId="77777777" w:rsidR="002468F6" w:rsidRDefault="007378A4">
      <w:pPr>
        <w:numPr>
          <w:ilvl w:val="0"/>
          <w:numId w:val="4"/>
        </w:numPr>
      </w:pPr>
      <w:r>
        <w:t>is or becomes generally available to the public otherwise than by reason of a breach by the Recipient of Sections 11.1 to 11.3 above; or</w:t>
      </w:r>
    </w:p>
    <w:p w14:paraId="615760C9" w14:textId="77777777" w:rsidR="002468F6" w:rsidRDefault="007378A4">
      <w:pPr>
        <w:numPr>
          <w:ilvl w:val="0"/>
          <w:numId w:val="4"/>
        </w:numPr>
      </w:pPr>
      <w:r>
        <w:lastRenderedPageBreak/>
        <w:t>is known to the Recipient and is at its free disposal prior to its receipt from the Discloser as established by written evidence; or</w:t>
      </w:r>
    </w:p>
    <w:p w14:paraId="7028F46E" w14:textId="77777777" w:rsidR="002468F6" w:rsidRDefault="007378A4">
      <w:pPr>
        <w:numPr>
          <w:ilvl w:val="0"/>
          <w:numId w:val="4"/>
        </w:numPr>
      </w:pPr>
      <w:r>
        <w:t>is subsequently disclosed to the Recipient by a third party who the Recipient had no reason to believe was under a duty of confidence to the Discloser.</w:t>
      </w:r>
    </w:p>
    <w:p w14:paraId="6E361200" w14:textId="77777777" w:rsidR="002468F6" w:rsidRDefault="007378A4">
      <w:r>
        <w:rPr>
          <w:b/>
          <w:bCs/>
          <w:sz w:val="28"/>
          <w:szCs w:val="28"/>
        </w:rPr>
        <w:t>11.5</w:t>
      </w:r>
      <w:r>
        <w:t>    Disclosure by Law</w:t>
      </w:r>
    </w:p>
    <w:p w14:paraId="2B5D7586" w14:textId="77777777" w:rsidR="002468F6" w:rsidRDefault="007378A4">
      <w:pPr>
        <w:jc w:val="both"/>
      </w:pPr>
      <w:r>
        <w:t>Confidential Information may also be disclosed by the Recipient to the extent required by law (including statutory, regulatory, or similar legislative requirements), court orders and similar, provided that the Recipient making the disclosure of the Discloser’s Confidential Information gives the maximum practical advance notice of same to the Discloser.</w:t>
      </w:r>
    </w:p>
    <w:p w14:paraId="3B726255" w14:textId="77777777" w:rsidR="002468F6" w:rsidRDefault="007378A4">
      <w:pPr>
        <w:jc w:val="both"/>
      </w:pPr>
      <w:r>
        <w:t>The User understands that MRT is entitled to give a copy of the MULA and the WOs to the Copyright Holder and/or to give access to the Copyright Holder to information related to User’s requests and may do so without infringing this confidentiality obligation.</w:t>
      </w:r>
    </w:p>
    <w:p w14:paraId="2E3329C0" w14:textId="77777777" w:rsidR="002468F6" w:rsidRDefault="007378A4">
      <w:r>
        <w:rPr>
          <w:color w:val="0B7FC7"/>
          <w:sz w:val="27"/>
          <w:szCs w:val="27"/>
        </w:rPr>
        <w:t>     </w:t>
      </w:r>
      <w:r>
        <w:rPr>
          <w:b/>
          <w:bCs/>
          <w:color w:val="0B7FC7"/>
          <w:sz w:val="27"/>
          <w:szCs w:val="27"/>
        </w:rPr>
        <w:t>12. Intellectual property</w:t>
      </w:r>
    </w:p>
    <w:p w14:paraId="7BD5808A" w14:textId="77777777" w:rsidR="002468F6" w:rsidRDefault="007378A4">
      <w:pPr>
        <w:jc w:val="both"/>
      </w:pPr>
      <w:r>
        <w:rPr>
          <w:b/>
          <w:bCs/>
          <w:sz w:val="28"/>
          <w:szCs w:val="28"/>
        </w:rPr>
        <w:t>12.1</w:t>
      </w:r>
      <w:r>
        <w:t xml:space="preserve">    Both Parties acknowledge that the Copyright Holder, providing all permissions for any use, translation or adaptation of the COA for electronic use and being involved in any translation and adaptation processes, holds all intellectual property rights on the COA and all its derivatives including but not limited to translations and </w:t>
      </w:r>
      <w:proofErr w:type="spellStart"/>
      <w:r>
        <w:t>eCOAs</w:t>
      </w:r>
      <w:proofErr w:type="spellEnd"/>
      <w:r>
        <w:t>, exclusively, irrevocably and throughout the world.</w:t>
      </w:r>
    </w:p>
    <w:p w14:paraId="48B12D83" w14:textId="77777777" w:rsidR="002468F6" w:rsidRDefault="007378A4">
      <w:pPr>
        <w:jc w:val="both"/>
      </w:pPr>
      <w:r>
        <w:rPr>
          <w:b/>
          <w:bCs/>
          <w:sz w:val="28"/>
          <w:szCs w:val="28"/>
        </w:rPr>
        <w:t>12.2   </w:t>
      </w:r>
      <w:r>
        <w:t xml:space="preserve">Each Party agrees that it does not have any ownership rights in any products, materials, tools, internal working documents, devices, databases, know-how and methodologies, that are proprietary to the other Party (the “Proprietary Party”). Title to all such products, materials, tools, internal working documents, devices, databases, know-how and methodologies and the intellectual property rights embodied in such products, materials, tools and methodologies shall </w:t>
      </w:r>
      <w:proofErr w:type="gramStart"/>
      <w:r>
        <w:t>at all times</w:t>
      </w:r>
      <w:proofErr w:type="gramEnd"/>
      <w:r>
        <w:t xml:space="preserve"> remain vested in the Proprietary P</w:t>
      </w:r>
      <w:r>
        <w:t>arty.</w:t>
      </w:r>
    </w:p>
    <w:p w14:paraId="502BCC56" w14:textId="77777777" w:rsidR="002468F6" w:rsidRDefault="007378A4">
      <w:pPr>
        <w:jc w:val="both"/>
      </w:pPr>
      <w:proofErr w:type="gramStart"/>
      <w:r>
        <w:rPr>
          <w:b/>
          <w:bCs/>
          <w:sz w:val="28"/>
          <w:szCs w:val="28"/>
        </w:rPr>
        <w:t xml:space="preserve">12.3  </w:t>
      </w:r>
      <w:r>
        <w:t>The</w:t>
      </w:r>
      <w:proofErr w:type="gramEnd"/>
      <w:r>
        <w:t xml:space="preserve"> User understands and agrees that the original </w:t>
      </w:r>
      <w:proofErr w:type="spellStart"/>
      <w:r>
        <w:t>eVersion</w:t>
      </w:r>
      <w:proofErr w:type="spellEnd"/>
      <w:r>
        <w:t xml:space="preserve"> (“</w:t>
      </w:r>
      <w:proofErr w:type="spellStart"/>
      <w:r>
        <w:t>OeV</w:t>
      </w:r>
      <w:proofErr w:type="spellEnd"/>
      <w:r>
        <w:t xml:space="preserve">”) and the </w:t>
      </w:r>
      <w:proofErr w:type="spellStart"/>
      <w:r>
        <w:t>eBooklet</w:t>
      </w:r>
      <w:proofErr w:type="spellEnd"/>
      <w:r>
        <w:t xml:space="preserve"> (document created by MRT to facilitate and standardize the migration of the COA from the paper to the electronic format, and across devices) remain the property of MRT and/or the Copyright Holder.</w:t>
      </w:r>
    </w:p>
    <w:p w14:paraId="3B4ADF9A" w14:textId="77777777" w:rsidR="002468F6" w:rsidRDefault="007378A4">
      <w:pPr>
        <w:jc w:val="both"/>
      </w:pPr>
      <w:r>
        <w:rPr>
          <w:b/>
          <w:bCs/>
          <w:sz w:val="28"/>
          <w:szCs w:val="28"/>
        </w:rPr>
        <w:t>12.4</w:t>
      </w:r>
      <w:r>
        <w:t>    The User shall not do or authorize any third party to do any act which would invalidate or be inconsistent with any intellectual property rights regarding the COA.</w:t>
      </w:r>
    </w:p>
    <w:p w14:paraId="4270E10D" w14:textId="77777777" w:rsidR="002468F6" w:rsidRDefault="007378A4">
      <w:pPr>
        <w:jc w:val="both"/>
      </w:pPr>
      <w:r>
        <w:rPr>
          <w:b/>
          <w:bCs/>
          <w:sz w:val="28"/>
          <w:szCs w:val="28"/>
        </w:rPr>
        <w:t>12.5</w:t>
      </w:r>
      <w:r>
        <w:t xml:space="preserve">   The User shall promptly give notice in writing to MRT </w:t>
      </w:r>
      <w:proofErr w:type="gramStart"/>
      <w:r>
        <w:t>in the event that</w:t>
      </w:r>
      <w:proofErr w:type="gramEnd"/>
      <w:r>
        <w:t xml:space="preserve"> it becomes aware of any claim brought by a third party that the COA infringes the intellectual property rights of such third party.</w:t>
      </w:r>
    </w:p>
    <w:p w14:paraId="7F767BD9" w14:textId="77777777" w:rsidR="002468F6" w:rsidRDefault="007378A4">
      <w:pPr>
        <w:jc w:val="both"/>
      </w:pPr>
      <w:r>
        <w:rPr>
          <w:b/>
          <w:bCs/>
          <w:sz w:val="28"/>
          <w:szCs w:val="28"/>
        </w:rPr>
        <w:t>12.6</w:t>
      </w:r>
      <w:r>
        <w:t xml:space="preserve">   MRT acknowledges that, to the best of its knowledge, neither the COA nor the Documentation infringe any </w:t>
      </w:r>
      <w:proofErr w:type="gramStart"/>
      <w:r>
        <w:t>third party</w:t>
      </w:r>
      <w:proofErr w:type="gramEnd"/>
      <w:r>
        <w:t xml:space="preserve"> rights and that it has the rights required to </w:t>
      </w:r>
      <w:proofErr w:type="gramStart"/>
      <w:r>
        <w:t>enter into</w:t>
      </w:r>
      <w:proofErr w:type="gramEnd"/>
      <w:r>
        <w:t xml:space="preserve"> this MULA and any relevant WO.</w:t>
      </w:r>
    </w:p>
    <w:p w14:paraId="7F7A22A6" w14:textId="77777777" w:rsidR="002468F6" w:rsidRDefault="007378A4">
      <w:pPr>
        <w:rPr>
          <w:b/>
          <w:bCs/>
          <w:color w:val="0B7FC7"/>
          <w:sz w:val="27"/>
          <w:szCs w:val="27"/>
        </w:rPr>
      </w:pPr>
      <w:r>
        <w:rPr>
          <w:color w:val="0B7FC7"/>
          <w:sz w:val="27"/>
          <w:szCs w:val="27"/>
        </w:rPr>
        <w:t>     </w:t>
      </w:r>
      <w:r>
        <w:rPr>
          <w:b/>
          <w:bCs/>
          <w:color w:val="0B7FC7"/>
          <w:sz w:val="27"/>
          <w:szCs w:val="27"/>
        </w:rPr>
        <w:t>13. Liability, Indemnity and Insurance</w:t>
      </w:r>
    </w:p>
    <w:p w14:paraId="4C7B8A01" w14:textId="77777777" w:rsidR="002736D8" w:rsidRPr="00BD5C2C" w:rsidRDefault="002736D8" w:rsidP="002736D8">
      <w:pPr>
        <w:spacing w:before="100" w:beforeAutospacing="1" w:after="100" w:afterAutospacing="1" w:line="300" w:lineRule="atLeast"/>
        <w:outlineLvl w:val="2"/>
        <w:rPr>
          <w:rFonts w:asciiTheme="minorHAnsi" w:eastAsia="Times New Roman" w:hAnsiTheme="minorHAnsi" w:cstheme="minorHAnsi"/>
          <w:b/>
          <w:bCs/>
          <w:lang w:val="en-GB"/>
          <w:rPrChange w:id="0" w:author="Noel Morrow" w:date="2026-03-26T12:14:00Z" w16du:dateUtc="2026-03-26T12:14:00Z">
            <w:rPr>
              <w:rFonts w:asciiTheme="minorHAnsi" w:eastAsia="Times New Roman" w:hAnsiTheme="minorHAnsi" w:cstheme="minorHAnsi"/>
              <w:b/>
              <w:bCs/>
              <w:sz w:val="22"/>
              <w:szCs w:val="22"/>
              <w:lang w:val="en-GB"/>
            </w:rPr>
          </w:rPrChange>
        </w:rPr>
      </w:pPr>
      <w:r w:rsidRPr="00BD5C2C">
        <w:rPr>
          <w:rFonts w:asciiTheme="minorHAnsi" w:eastAsia="Times New Roman" w:hAnsiTheme="minorHAnsi" w:cstheme="minorHAnsi"/>
          <w:b/>
          <w:bCs/>
          <w:lang w:val="en-GB"/>
          <w:rPrChange w:id="1" w:author="Noel Morrow" w:date="2026-03-26T12:14:00Z" w16du:dateUtc="2026-03-26T12:14:00Z">
            <w:rPr>
              <w:rFonts w:asciiTheme="minorHAnsi" w:eastAsia="Times New Roman" w:hAnsiTheme="minorHAnsi" w:cstheme="minorHAnsi"/>
              <w:b/>
              <w:bCs/>
              <w:sz w:val="22"/>
              <w:szCs w:val="22"/>
              <w:lang w:val="en-GB"/>
            </w:rPr>
          </w:rPrChange>
        </w:rPr>
        <w:t>13.1 Indemnity</w:t>
      </w:r>
    </w:p>
    <w:p w14:paraId="3A6A2F9D" w14:textId="2F0B171E" w:rsidR="002736D8" w:rsidRPr="00BD5C2C" w:rsidRDefault="002736D8" w:rsidP="002736D8">
      <w:pPr>
        <w:spacing w:before="100" w:beforeAutospacing="1" w:after="100" w:afterAutospacing="1" w:line="300" w:lineRule="atLeast"/>
        <w:rPr>
          <w:rFonts w:asciiTheme="minorHAnsi" w:eastAsia="Times New Roman" w:hAnsiTheme="minorHAnsi" w:cstheme="minorHAnsi"/>
          <w:color w:val="FF0000"/>
          <w:lang w:val="en-GB"/>
          <w:rPrChange w:id="2" w:author="Noel Morrow" w:date="2026-03-26T12:14:00Z" w16du:dateUtc="2026-03-26T12:14:00Z">
            <w:rPr>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b/>
          <w:bCs/>
          <w:lang w:val="en-GB"/>
          <w:rPrChange w:id="3" w:author="Noel Morrow" w:date="2026-03-26T12:14:00Z" w16du:dateUtc="2026-03-26T12:14:00Z">
            <w:rPr>
              <w:rFonts w:asciiTheme="minorHAnsi" w:eastAsia="Times New Roman" w:hAnsiTheme="minorHAnsi" w:cstheme="minorHAnsi"/>
              <w:b/>
              <w:bCs/>
              <w:sz w:val="22"/>
              <w:szCs w:val="22"/>
              <w:lang w:val="en-GB"/>
            </w:rPr>
          </w:rPrChange>
        </w:rPr>
        <w:lastRenderedPageBreak/>
        <w:t>(</w:t>
      </w:r>
      <w:proofErr w:type="spellStart"/>
      <w:r w:rsidRPr="00BD5C2C">
        <w:rPr>
          <w:rFonts w:asciiTheme="minorHAnsi" w:eastAsia="Times New Roman" w:hAnsiTheme="minorHAnsi" w:cstheme="minorHAnsi"/>
          <w:b/>
          <w:bCs/>
          <w:lang w:val="en-GB"/>
          <w:rPrChange w:id="4" w:author="Noel Morrow" w:date="2026-03-26T12:14:00Z" w16du:dateUtc="2026-03-26T12:14:00Z">
            <w:rPr>
              <w:rFonts w:asciiTheme="minorHAnsi" w:eastAsia="Times New Roman" w:hAnsiTheme="minorHAnsi" w:cstheme="minorHAnsi"/>
              <w:b/>
              <w:bCs/>
              <w:sz w:val="22"/>
              <w:szCs w:val="22"/>
              <w:lang w:val="en-GB"/>
            </w:rPr>
          </w:rPrChange>
        </w:rPr>
        <w:t>i</w:t>
      </w:r>
      <w:proofErr w:type="spellEnd"/>
      <w:r w:rsidRPr="00BD5C2C">
        <w:rPr>
          <w:rFonts w:asciiTheme="minorHAnsi" w:eastAsia="Times New Roman" w:hAnsiTheme="minorHAnsi" w:cstheme="minorHAnsi"/>
          <w:b/>
          <w:bCs/>
          <w:lang w:val="en-GB"/>
          <w:rPrChange w:id="5" w:author="Noel Morrow" w:date="2026-03-26T12:14:00Z" w16du:dateUtc="2026-03-26T12:14:00Z">
            <w:rPr>
              <w:rFonts w:asciiTheme="minorHAnsi" w:eastAsia="Times New Roman" w:hAnsiTheme="minorHAnsi" w:cstheme="minorHAnsi"/>
              <w:b/>
              <w:bCs/>
              <w:sz w:val="22"/>
              <w:szCs w:val="22"/>
              <w:lang w:val="en-GB"/>
            </w:rPr>
          </w:rPrChange>
        </w:rPr>
        <w:t>) Indemnification by MRT</w:t>
      </w:r>
      <w:r w:rsidRPr="00BD5C2C">
        <w:rPr>
          <w:rFonts w:asciiTheme="minorHAnsi" w:eastAsia="Times New Roman" w:hAnsiTheme="minorHAnsi" w:cstheme="minorHAnsi"/>
          <w:lang w:val="en-GB"/>
          <w:rPrChange w:id="6" w:author="Noel Morrow" w:date="2026-03-26T12:14:00Z" w16du:dateUtc="2026-03-26T12:14:00Z">
            <w:rPr>
              <w:rFonts w:asciiTheme="minorHAnsi" w:eastAsia="Times New Roman" w:hAnsiTheme="minorHAnsi" w:cstheme="minorHAnsi"/>
              <w:sz w:val="22"/>
              <w:szCs w:val="22"/>
              <w:lang w:val="en-GB"/>
            </w:rPr>
          </w:rPrChange>
        </w:rPr>
        <w:br/>
      </w:r>
      <w:proofErr w:type="spellStart"/>
      <w:r w:rsidRPr="00BD5C2C">
        <w:rPr>
          <w:rFonts w:asciiTheme="minorHAnsi" w:eastAsia="Times New Roman" w:hAnsiTheme="minorHAnsi" w:cstheme="minorHAnsi"/>
          <w:lang w:val="en-GB"/>
          <w:rPrChange w:id="7" w:author="Noel Morrow" w:date="2026-03-26T12:14:00Z" w16du:dateUtc="2026-03-26T12:14:00Z">
            <w:rPr>
              <w:rFonts w:asciiTheme="minorHAnsi" w:eastAsia="Times New Roman" w:hAnsiTheme="minorHAnsi" w:cstheme="minorHAnsi"/>
              <w:sz w:val="22"/>
              <w:szCs w:val="22"/>
              <w:lang w:val="en-GB"/>
            </w:rPr>
          </w:rPrChange>
        </w:rPr>
        <w:t>MRT</w:t>
      </w:r>
      <w:proofErr w:type="spellEnd"/>
      <w:r w:rsidRPr="00BD5C2C">
        <w:rPr>
          <w:rFonts w:asciiTheme="minorHAnsi" w:eastAsia="Times New Roman" w:hAnsiTheme="minorHAnsi" w:cstheme="minorHAnsi"/>
          <w:lang w:val="en-GB"/>
          <w:rPrChange w:id="8" w:author="Noel Morrow" w:date="2026-03-26T12:14:00Z" w16du:dateUtc="2026-03-26T12:14:00Z">
            <w:rPr>
              <w:rFonts w:asciiTheme="minorHAnsi" w:eastAsia="Times New Roman" w:hAnsiTheme="minorHAnsi" w:cstheme="minorHAnsi"/>
              <w:sz w:val="22"/>
              <w:szCs w:val="22"/>
              <w:lang w:val="en-GB"/>
            </w:rPr>
          </w:rPrChange>
        </w:rPr>
        <w:t xml:space="preserve"> hereby agrees to indemnify the User, its Affiliates and its and their officers, directors, employees and agents (each a “User Indemnitee”) from any loss, damage, cost or expense, settlements, fines, disbursements (including reasonable legal fees) (collectively “Loss”) arising from any complaint, claim, demand, assessment, action, suit, or proceeding, brought by any third party (each a “Claim”) </w:t>
      </w:r>
      <w:r w:rsidRPr="00BD5C2C">
        <w:rPr>
          <w:rFonts w:asciiTheme="minorHAnsi" w:eastAsia="Times New Roman" w:hAnsiTheme="minorHAnsi" w:cstheme="minorHAnsi"/>
          <w:b/>
          <w:bCs/>
          <w:color w:val="FF0000"/>
          <w:lang w:val="en-GB"/>
          <w:rPrChange w:id="9" w:author="Noel Morrow" w:date="2026-03-26T12:14:00Z" w16du:dateUtc="2026-03-26T12:14:00Z">
            <w:rPr>
              <w:rFonts w:asciiTheme="minorHAnsi" w:eastAsia="Times New Roman" w:hAnsiTheme="minorHAnsi" w:cstheme="minorHAnsi"/>
              <w:b/>
              <w:bCs/>
              <w:sz w:val="22"/>
              <w:szCs w:val="22"/>
              <w:lang w:val="en-GB"/>
            </w:rPr>
          </w:rPrChange>
        </w:rPr>
        <w:t>to the extent such Claim results from MRT’s</w:t>
      </w:r>
      <w:ins w:id="10" w:author="Noel Morrow" w:date="2026-03-26T12:12:00Z" w16du:dateUtc="2026-03-26T12:12:00Z">
        <w:r w:rsidR="00863D7A" w:rsidRPr="00BD5C2C">
          <w:rPr>
            <w:rFonts w:asciiTheme="minorHAnsi" w:eastAsia="Times New Roman" w:hAnsiTheme="minorHAnsi" w:cstheme="minorHAnsi"/>
            <w:b/>
            <w:bCs/>
            <w:color w:val="FF0000"/>
            <w:lang w:val="en-GB"/>
            <w:rPrChange w:id="11" w:author="Noel Morrow" w:date="2026-03-26T12:14:00Z" w16du:dateUtc="2026-03-26T12:14:00Z">
              <w:rPr>
                <w:rFonts w:asciiTheme="minorHAnsi" w:eastAsia="Times New Roman" w:hAnsiTheme="minorHAnsi" w:cstheme="minorHAnsi"/>
                <w:b/>
                <w:bCs/>
                <w:sz w:val="22"/>
                <w:szCs w:val="22"/>
                <w:lang w:val="en-GB"/>
              </w:rPr>
            </w:rPrChange>
          </w:rPr>
          <w:t xml:space="preserve"> </w:t>
        </w:r>
      </w:ins>
      <w:del w:id="12" w:author="Noel Morrow" w:date="2026-03-26T12:12:00Z" w16du:dateUtc="2026-03-26T12:12:00Z">
        <w:r w:rsidRPr="00BD5C2C" w:rsidDel="00863D7A">
          <w:rPr>
            <w:rFonts w:asciiTheme="minorHAnsi" w:eastAsia="Times New Roman" w:hAnsiTheme="minorHAnsi" w:cstheme="minorHAnsi"/>
            <w:color w:val="FF0000"/>
            <w:lang w:val="en-GB"/>
            <w:rPrChange w:id="13" w:author="Noel Morrow" w:date="2026-03-26T12:14:00Z" w16du:dateUtc="2026-03-26T12:14:00Z">
              <w:rPr>
                <w:rFonts w:asciiTheme="minorHAnsi" w:eastAsia="Times New Roman" w:hAnsiTheme="minorHAnsi" w:cstheme="minorHAnsi"/>
                <w:sz w:val="22"/>
                <w:szCs w:val="22"/>
                <w:lang w:val="en-GB"/>
              </w:rPr>
            </w:rPrChange>
          </w:rPr>
          <w:br/>
        </w:r>
      </w:del>
      <w:del w:id="14" w:author="Unknown">
        <w:r w:rsidRPr="00BD5C2C">
          <w:rPr>
            <w:rFonts w:asciiTheme="minorHAnsi" w:eastAsia="Times New Roman" w:hAnsiTheme="minorHAnsi" w:cstheme="minorHAnsi"/>
            <w:color w:val="FF0000"/>
            <w:lang w:val="en-GB"/>
            <w:rPrChange w:id="15" w:author="Noel Morrow" w:date="2026-03-26T12:14:00Z" w16du:dateUtc="2026-03-26T12:14:00Z">
              <w:rPr>
                <w:rFonts w:asciiTheme="minorHAnsi" w:eastAsia="Times New Roman" w:hAnsiTheme="minorHAnsi" w:cstheme="minorHAnsi"/>
                <w:sz w:val="22"/>
                <w:szCs w:val="22"/>
                <w:lang w:val="en-GB"/>
              </w:rPr>
            </w:rPrChange>
          </w:rPr>
          <w:delText>(i) negligence or intentional misconduct during the term of this MULA or (ii) any damage caused by a breach or misappropriation by MRT of the copyright existing in the COA.</w:delText>
        </w:r>
      </w:del>
      <w:del w:id="16" w:author="Noel Morrow" w:date="2026-03-26T12:12:00Z" w16du:dateUtc="2026-03-26T12:12:00Z">
        <w:r w:rsidRPr="00BD5C2C" w:rsidDel="00863D7A">
          <w:rPr>
            <w:rFonts w:asciiTheme="minorHAnsi" w:eastAsia="Times New Roman" w:hAnsiTheme="minorHAnsi" w:cstheme="minorHAnsi"/>
            <w:color w:val="FF0000"/>
            <w:lang w:val="en-GB"/>
            <w:rPrChange w:id="17" w:author="Noel Morrow" w:date="2026-03-26T12:14:00Z" w16du:dateUtc="2026-03-26T12:14:00Z">
              <w:rPr>
                <w:rFonts w:asciiTheme="minorHAnsi" w:eastAsia="Times New Roman" w:hAnsiTheme="minorHAnsi" w:cstheme="minorHAnsi"/>
                <w:sz w:val="22"/>
                <w:szCs w:val="22"/>
                <w:lang w:val="en-GB"/>
              </w:rPr>
            </w:rPrChange>
          </w:rPr>
          <w:br/>
        </w:r>
      </w:del>
      <w:r w:rsidRPr="00BD5C2C">
        <w:rPr>
          <w:rFonts w:asciiTheme="minorHAnsi" w:eastAsia="Times New Roman" w:hAnsiTheme="minorHAnsi" w:cstheme="minorHAnsi"/>
          <w:b/>
          <w:bCs/>
          <w:color w:val="FF0000"/>
          <w:lang w:val="en-GB"/>
          <w:rPrChange w:id="18" w:author="Noel Morrow" w:date="2026-03-26T12:14:00Z" w16du:dateUtc="2026-03-26T12:14:00Z">
            <w:rPr>
              <w:rFonts w:asciiTheme="minorHAnsi" w:eastAsia="Times New Roman" w:hAnsiTheme="minorHAnsi" w:cstheme="minorHAnsi"/>
              <w:b/>
              <w:bCs/>
              <w:sz w:val="22"/>
              <w:szCs w:val="22"/>
              <w:lang w:val="en-GB"/>
            </w:rPr>
          </w:rPrChange>
        </w:rPr>
        <w:t>(a) negligence, wilful misconduct, or breach of this MULA by MRT; or</w:t>
      </w:r>
      <w:ins w:id="19" w:author="Noel Morrow" w:date="2026-03-26T12:12:00Z" w16du:dateUtc="2026-03-26T12:12:00Z">
        <w:r w:rsidR="00863D7A" w:rsidRPr="00BD5C2C">
          <w:rPr>
            <w:rFonts w:asciiTheme="minorHAnsi" w:eastAsia="Times New Roman" w:hAnsiTheme="minorHAnsi" w:cstheme="minorHAnsi"/>
            <w:b/>
            <w:bCs/>
            <w:color w:val="FF0000"/>
            <w:lang w:val="en-GB"/>
            <w:rPrChange w:id="20" w:author="Noel Morrow" w:date="2026-03-26T12:14:00Z" w16du:dateUtc="2026-03-26T12:14:00Z">
              <w:rPr>
                <w:rFonts w:asciiTheme="minorHAnsi" w:eastAsia="Times New Roman" w:hAnsiTheme="minorHAnsi" w:cstheme="minorHAnsi"/>
                <w:b/>
                <w:bCs/>
                <w:sz w:val="22"/>
                <w:szCs w:val="22"/>
                <w:lang w:val="en-GB"/>
              </w:rPr>
            </w:rPrChange>
          </w:rPr>
          <w:t xml:space="preserve"> </w:t>
        </w:r>
      </w:ins>
      <w:del w:id="21" w:author="Noel Morrow" w:date="2026-03-26T12:12:00Z" w16du:dateUtc="2026-03-26T12:12:00Z">
        <w:r w:rsidRPr="00BD5C2C" w:rsidDel="00863D7A">
          <w:rPr>
            <w:rFonts w:asciiTheme="minorHAnsi" w:eastAsia="Times New Roman" w:hAnsiTheme="minorHAnsi" w:cstheme="minorHAnsi"/>
            <w:b/>
            <w:bCs/>
            <w:color w:val="FF0000"/>
            <w:lang w:val="en-GB"/>
            <w:rPrChange w:id="22" w:author="Noel Morrow" w:date="2026-03-26T12:14:00Z" w16du:dateUtc="2026-03-26T12:14:00Z">
              <w:rPr>
                <w:rFonts w:asciiTheme="minorHAnsi" w:eastAsia="Times New Roman" w:hAnsiTheme="minorHAnsi" w:cstheme="minorHAnsi"/>
                <w:b/>
                <w:bCs/>
                <w:sz w:val="22"/>
                <w:szCs w:val="22"/>
                <w:lang w:val="en-GB"/>
              </w:rPr>
            </w:rPrChange>
          </w:rPr>
          <w:br/>
        </w:r>
      </w:del>
      <w:r w:rsidRPr="00BD5C2C">
        <w:rPr>
          <w:rFonts w:asciiTheme="minorHAnsi" w:eastAsia="Times New Roman" w:hAnsiTheme="minorHAnsi" w:cstheme="minorHAnsi"/>
          <w:b/>
          <w:bCs/>
          <w:color w:val="FF0000"/>
          <w:lang w:val="en-GB"/>
          <w:rPrChange w:id="23" w:author="Noel Morrow" w:date="2026-03-26T12:14:00Z" w16du:dateUtc="2026-03-26T12:14:00Z">
            <w:rPr>
              <w:rFonts w:asciiTheme="minorHAnsi" w:eastAsia="Times New Roman" w:hAnsiTheme="minorHAnsi" w:cstheme="minorHAnsi"/>
              <w:b/>
              <w:bCs/>
              <w:sz w:val="22"/>
              <w:szCs w:val="22"/>
              <w:lang w:val="en-GB"/>
            </w:rPr>
          </w:rPrChange>
        </w:rPr>
        <w:t>(b) any infringement or alleged infringement of third</w:t>
      </w:r>
      <w:r w:rsidRPr="00BD5C2C">
        <w:rPr>
          <w:rFonts w:asciiTheme="minorHAnsi" w:eastAsia="Times New Roman" w:hAnsiTheme="minorHAnsi" w:cstheme="minorHAnsi"/>
          <w:b/>
          <w:bCs/>
          <w:color w:val="FF0000"/>
          <w:lang w:val="en-GB"/>
          <w:rPrChange w:id="24" w:author="Noel Morrow" w:date="2026-03-26T12:14:00Z" w16du:dateUtc="2026-03-26T12:14:00Z">
            <w:rPr>
              <w:rFonts w:asciiTheme="minorHAnsi" w:eastAsia="Times New Roman" w:hAnsiTheme="minorHAnsi" w:cstheme="minorHAnsi"/>
              <w:b/>
              <w:bCs/>
              <w:sz w:val="22"/>
              <w:szCs w:val="22"/>
              <w:lang w:val="en-GB"/>
            </w:rPr>
          </w:rPrChange>
        </w:rPr>
        <w:noBreakHyphen/>
        <w:t>party intellectual property rights arising from the COA or Documentation as supplied by MRT.</w:t>
      </w:r>
    </w:p>
    <w:p w14:paraId="16B17F6A" w14:textId="5BFC0DB0" w:rsidR="002736D8" w:rsidRPr="00BD5C2C" w:rsidDel="00863D7A" w:rsidRDefault="002736D8" w:rsidP="002736D8">
      <w:pPr>
        <w:spacing w:after="0" w:line="300" w:lineRule="atLeast"/>
        <w:rPr>
          <w:del w:id="25" w:author="Noel Morrow" w:date="2026-03-26T12:12:00Z" w16du:dateUtc="2026-03-26T12:12:00Z"/>
          <w:rFonts w:asciiTheme="minorHAnsi" w:eastAsia="Times New Roman" w:hAnsiTheme="minorHAnsi" w:cstheme="minorHAnsi"/>
          <w:lang w:val="en-GB"/>
          <w:rPrChange w:id="26" w:author="Noel Morrow" w:date="2026-03-26T12:14:00Z" w16du:dateUtc="2026-03-26T12:14:00Z">
            <w:rPr>
              <w:del w:id="27" w:author="Noel Morrow" w:date="2026-03-26T12:12:00Z" w16du:dateUtc="2026-03-26T12:12:00Z"/>
              <w:rFonts w:asciiTheme="minorHAnsi" w:eastAsia="Times New Roman" w:hAnsiTheme="minorHAnsi" w:cstheme="minorHAnsi"/>
              <w:sz w:val="22"/>
              <w:szCs w:val="22"/>
              <w:lang w:val="en-GB"/>
            </w:rPr>
          </w:rPrChange>
        </w:rPr>
      </w:pPr>
      <w:del w:id="28" w:author="Noel Morrow" w:date="2026-03-26T12:12:00Z" w16du:dateUtc="2026-03-26T12:12:00Z">
        <w:r w:rsidRPr="00BD5C2C" w:rsidDel="00863D7A">
          <w:rPr>
            <w:rFonts w:asciiTheme="minorHAnsi" w:eastAsia="Times New Roman" w:hAnsiTheme="minorHAnsi" w:cstheme="minorHAnsi"/>
            <w:lang w:val="en-GB"/>
            <w:rPrChange w:id="29" w:author="Noel Morrow" w:date="2026-03-26T12:14:00Z" w16du:dateUtc="2026-03-26T12:14:00Z">
              <w:rPr>
                <w:rFonts w:asciiTheme="minorHAnsi" w:eastAsia="Times New Roman" w:hAnsiTheme="minorHAnsi" w:cstheme="minorHAnsi"/>
                <w:sz w:val="22"/>
                <w:szCs w:val="22"/>
                <w:lang w:val="en-GB"/>
              </w:rPr>
            </w:rPrChange>
          </w:rPr>
          <w:pict w14:anchorId="062065A7">
            <v:rect id="_x0000_i1066" style="width:0;height:1.5pt" o:hralign="center" o:hrstd="t" o:hr="t" fillcolor="#a0a0a0" stroked="f"/>
          </w:pict>
        </w:r>
      </w:del>
    </w:p>
    <w:p w14:paraId="3271D622" w14:textId="12F0608D" w:rsidR="002736D8" w:rsidRPr="00BD5C2C" w:rsidDel="00774B3D" w:rsidRDefault="002736D8" w:rsidP="00863D7A">
      <w:pPr>
        <w:spacing w:after="0" w:line="300" w:lineRule="atLeast"/>
        <w:rPr>
          <w:del w:id="30" w:author="Noel Morrow" w:date="2026-03-26T12:11:00Z" w16du:dateUtc="2026-03-26T12:11:00Z"/>
          <w:rFonts w:asciiTheme="minorHAnsi" w:eastAsia="Times New Roman" w:hAnsiTheme="minorHAnsi" w:cstheme="minorHAnsi"/>
          <w:lang w:val="en-GB"/>
          <w:rPrChange w:id="31" w:author="Noel Morrow" w:date="2026-03-26T12:14:00Z" w16du:dateUtc="2026-03-26T12:14:00Z">
            <w:rPr>
              <w:del w:id="32" w:author="Noel Morrow" w:date="2026-03-26T12:11:00Z" w16du:dateUtc="2026-03-26T12:11:00Z"/>
              <w:rFonts w:asciiTheme="minorHAnsi" w:eastAsia="Times New Roman" w:hAnsiTheme="minorHAnsi" w:cstheme="minorHAnsi"/>
              <w:sz w:val="22"/>
              <w:szCs w:val="22"/>
              <w:lang w:val="en-GB"/>
            </w:rPr>
          </w:rPrChange>
        </w:rPr>
        <w:pPrChange w:id="33" w:author="Noel Morrow" w:date="2026-03-26T12:12:00Z" w16du:dateUtc="2026-03-26T12:12:00Z">
          <w:pPr>
            <w:spacing w:before="100" w:beforeAutospacing="1" w:after="100" w:afterAutospacing="1" w:line="300" w:lineRule="atLeast"/>
          </w:pPr>
        </w:pPrChange>
      </w:pPr>
      <w:r w:rsidRPr="00BD5C2C">
        <w:rPr>
          <w:rFonts w:asciiTheme="minorHAnsi" w:eastAsia="Times New Roman" w:hAnsiTheme="minorHAnsi" w:cstheme="minorHAnsi"/>
          <w:b/>
          <w:bCs/>
          <w:lang w:val="en-GB"/>
          <w:rPrChange w:id="34" w:author="Noel Morrow" w:date="2026-03-26T12:14:00Z" w16du:dateUtc="2026-03-26T12:14:00Z">
            <w:rPr>
              <w:rFonts w:asciiTheme="minorHAnsi" w:eastAsia="Times New Roman" w:hAnsiTheme="minorHAnsi" w:cstheme="minorHAnsi"/>
              <w:b/>
              <w:bCs/>
              <w:sz w:val="22"/>
              <w:szCs w:val="22"/>
              <w:lang w:val="en-GB"/>
            </w:rPr>
          </w:rPrChange>
        </w:rPr>
        <w:t>(ii) Indemnification by the User</w:t>
      </w:r>
      <w:r w:rsidRPr="00BD5C2C">
        <w:rPr>
          <w:rFonts w:asciiTheme="minorHAnsi" w:eastAsia="Times New Roman" w:hAnsiTheme="minorHAnsi" w:cstheme="minorHAnsi"/>
          <w:lang w:val="en-GB"/>
          <w:rPrChange w:id="35" w:author="Noel Morrow" w:date="2026-03-26T12:14:00Z" w16du:dateUtc="2026-03-26T12:14:00Z">
            <w:rPr>
              <w:rFonts w:asciiTheme="minorHAnsi" w:eastAsia="Times New Roman" w:hAnsiTheme="minorHAnsi" w:cstheme="minorHAnsi"/>
              <w:sz w:val="22"/>
              <w:szCs w:val="22"/>
              <w:lang w:val="en-GB"/>
            </w:rPr>
          </w:rPrChange>
        </w:rPr>
        <w:br/>
        <w:t>The User hereby agrees to indemnify MRT, its Affiliates and its and their officers, directors, employees and agents (each an “MRT Indemnitee”) from Loss arising from any Claim relating to or arising from:</w:t>
      </w:r>
      <w:r w:rsidRPr="00BD5C2C">
        <w:rPr>
          <w:rFonts w:asciiTheme="minorHAnsi" w:eastAsia="Times New Roman" w:hAnsiTheme="minorHAnsi" w:cstheme="minorHAnsi"/>
          <w:lang w:val="en-GB"/>
          <w:rPrChange w:id="36" w:author="Noel Morrow" w:date="2026-03-26T12:14:00Z" w16du:dateUtc="2026-03-26T12:14:00Z">
            <w:rPr>
              <w:rFonts w:asciiTheme="minorHAnsi" w:eastAsia="Times New Roman" w:hAnsiTheme="minorHAnsi" w:cstheme="minorHAnsi"/>
              <w:sz w:val="22"/>
              <w:szCs w:val="22"/>
              <w:lang w:val="en-GB"/>
            </w:rPr>
          </w:rPrChange>
        </w:rPr>
        <w:br/>
        <w:t>(</w:t>
      </w:r>
      <w:proofErr w:type="spellStart"/>
      <w:r w:rsidRPr="00BD5C2C">
        <w:rPr>
          <w:rFonts w:asciiTheme="minorHAnsi" w:eastAsia="Times New Roman" w:hAnsiTheme="minorHAnsi" w:cstheme="minorHAnsi"/>
          <w:lang w:val="en-GB"/>
          <w:rPrChange w:id="37" w:author="Noel Morrow" w:date="2026-03-26T12:14:00Z" w16du:dateUtc="2026-03-26T12:14:00Z">
            <w:rPr>
              <w:rFonts w:asciiTheme="minorHAnsi" w:eastAsia="Times New Roman" w:hAnsiTheme="minorHAnsi" w:cstheme="minorHAnsi"/>
              <w:sz w:val="22"/>
              <w:szCs w:val="22"/>
              <w:lang w:val="en-GB"/>
            </w:rPr>
          </w:rPrChange>
        </w:rPr>
        <w:t>i</w:t>
      </w:r>
      <w:proofErr w:type="spellEnd"/>
      <w:r w:rsidRPr="00BD5C2C">
        <w:rPr>
          <w:rFonts w:asciiTheme="minorHAnsi" w:eastAsia="Times New Roman" w:hAnsiTheme="minorHAnsi" w:cstheme="minorHAnsi"/>
          <w:lang w:val="en-GB"/>
          <w:rPrChange w:id="38" w:author="Noel Morrow" w:date="2026-03-26T12:14:00Z" w16du:dateUtc="2026-03-26T12:14:00Z">
            <w:rPr>
              <w:rFonts w:asciiTheme="minorHAnsi" w:eastAsia="Times New Roman" w:hAnsiTheme="minorHAnsi" w:cstheme="minorHAnsi"/>
              <w:sz w:val="22"/>
              <w:szCs w:val="22"/>
              <w:lang w:val="en-GB"/>
            </w:rPr>
          </w:rPrChange>
        </w:rPr>
        <w:t>) User Indemnitees’ negligence or intentional misconduct;</w:t>
      </w:r>
      <w:r w:rsidRPr="00BD5C2C">
        <w:rPr>
          <w:rFonts w:asciiTheme="minorHAnsi" w:eastAsia="Times New Roman" w:hAnsiTheme="minorHAnsi" w:cstheme="minorHAnsi"/>
          <w:lang w:val="en-GB"/>
          <w:rPrChange w:id="39" w:author="Noel Morrow" w:date="2026-03-26T12:14:00Z" w16du:dateUtc="2026-03-26T12:14:00Z">
            <w:rPr>
              <w:rFonts w:asciiTheme="minorHAnsi" w:eastAsia="Times New Roman" w:hAnsiTheme="minorHAnsi" w:cstheme="minorHAnsi"/>
              <w:sz w:val="22"/>
              <w:szCs w:val="22"/>
              <w:lang w:val="en-GB"/>
            </w:rPr>
          </w:rPrChange>
        </w:rPr>
        <w:br/>
        <w:t>(ii) the use/non</w:t>
      </w:r>
      <w:r w:rsidRPr="00BD5C2C">
        <w:rPr>
          <w:rFonts w:asciiTheme="minorHAnsi" w:eastAsia="Times New Roman" w:hAnsiTheme="minorHAnsi" w:cstheme="minorHAnsi"/>
          <w:lang w:val="en-GB"/>
          <w:rPrChange w:id="40" w:author="Noel Morrow" w:date="2026-03-26T12:14:00Z" w16du:dateUtc="2026-03-26T12:14:00Z">
            <w:rPr>
              <w:rFonts w:asciiTheme="minorHAnsi" w:eastAsia="Times New Roman" w:hAnsiTheme="minorHAnsi" w:cstheme="minorHAnsi"/>
              <w:sz w:val="22"/>
              <w:szCs w:val="22"/>
              <w:lang w:val="en-GB"/>
            </w:rPr>
          </w:rPrChange>
        </w:rPr>
        <w:noBreakHyphen/>
        <w:t>use or administration of the COA by or on behalf of the User;</w:t>
      </w:r>
      <w:ins w:id="41" w:author="Noel Morrow" w:date="2026-03-26T12:11:00Z" w16du:dateUtc="2026-03-26T12:11:00Z">
        <w:r w:rsidR="00774B3D" w:rsidRPr="00BD5C2C">
          <w:rPr>
            <w:rFonts w:asciiTheme="minorHAnsi" w:eastAsia="Times New Roman" w:hAnsiTheme="minorHAnsi" w:cstheme="minorHAnsi"/>
            <w:lang w:val="en-GB"/>
            <w:rPrChange w:id="42" w:author="Noel Morrow" w:date="2026-03-26T12:14:00Z" w16du:dateUtc="2026-03-26T12:14:00Z">
              <w:rPr>
                <w:rFonts w:asciiTheme="minorHAnsi" w:eastAsia="Times New Roman" w:hAnsiTheme="minorHAnsi" w:cstheme="minorHAnsi"/>
                <w:sz w:val="22"/>
                <w:szCs w:val="22"/>
                <w:lang w:val="en-GB"/>
              </w:rPr>
            </w:rPrChange>
          </w:rPr>
          <w:t xml:space="preserve"> </w:t>
        </w:r>
      </w:ins>
    </w:p>
    <w:p w14:paraId="54309AE9" w14:textId="77777777" w:rsidR="002736D8" w:rsidRPr="00BD5C2C" w:rsidRDefault="002736D8" w:rsidP="002736D8">
      <w:pPr>
        <w:spacing w:before="100" w:beforeAutospacing="1" w:after="100" w:afterAutospacing="1" w:line="300" w:lineRule="atLeast"/>
        <w:rPr>
          <w:rFonts w:asciiTheme="minorHAnsi" w:eastAsia="Times New Roman" w:hAnsiTheme="minorHAnsi" w:cstheme="minorHAnsi"/>
          <w:color w:val="FF0000"/>
          <w:lang w:val="en-GB"/>
          <w:rPrChange w:id="43" w:author="Noel Morrow" w:date="2026-03-26T12:14:00Z" w16du:dateUtc="2026-03-26T12:14:00Z">
            <w:rPr>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b/>
          <w:bCs/>
          <w:color w:val="FF0000"/>
          <w:lang w:val="en-GB"/>
          <w:rPrChange w:id="44" w:author="Noel Morrow" w:date="2026-03-26T12:14:00Z" w16du:dateUtc="2026-03-26T12:14:00Z">
            <w:rPr>
              <w:rFonts w:asciiTheme="minorHAnsi" w:eastAsia="Times New Roman" w:hAnsiTheme="minorHAnsi" w:cstheme="minorHAnsi"/>
              <w:b/>
              <w:bCs/>
              <w:sz w:val="22"/>
              <w:szCs w:val="22"/>
              <w:lang w:val="en-GB"/>
            </w:rPr>
          </w:rPrChange>
        </w:rPr>
        <w:t>provided that the User shall not be required to indemnify MRT for any Loss to the extent such Loss results from MRT’s own negligence, wilful misconduct, breach of this MULA, or failure to meet its obligations.</w:t>
      </w:r>
    </w:p>
    <w:p w14:paraId="67B3BE33" w14:textId="7803EAF0" w:rsidR="002736D8" w:rsidRPr="00BD5C2C" w:rsidDel="00774B3D" w:rsidRDefault="002736D8" w:rsidP="002736D8">
      <w:pPr>
        <w:spacing w:before="100" w:beforeAutospacing="1" w:after="100" w:afterAutospacing="1" w:line="300" w:lineRule="atLeast"/>
        <w:rPr>
          <w:del w:id="45" w:author="Noel Morrow" w:date="2026-03-26T12:11:00Z" w16du:dateUtc="2026-03-26T12:11:00Z"/>
          <w:rFonts w:asciiTheme="minorHAnsi" w:eastAsia="Times New Roman" w:hAnsiTheme="minorHAnsi" w:cstheme="minorHAnsi"/>
          <w:lang w:val="en-GB"/>
          <w:rPrChange w:id="46" w:author="Noel Morrow" w:date="2026-03-26T12:14:00Z" w16du:dateUtc="2026-03-26T12:14:00Z">
            <w:rPr>
              <w:del w:id="47" w:author="Noel Morrow" w:date="2026-03-26T12:11:00Z" w16du:dateUtc="2026-03-26T12:11:00Z"/>
              <w:rFonts w:asciiTheme="minorHAnsi" w:eastAsia="Times New Roman" w:hAnsiTheme="minorHAnsi" w:cstheme="minorHAnsi"/>
              <w:sz w:val="22"/>
              <w:szCs w:val="22"/>
              <w:lang w:val="en-GB"/>
            </w:rPr>
          </w:rPrChange>
        </w:rPr>
      </w:pPr>
      <w:del w:id="48" w:author="Unknown">
        <w:r w:rsidRPr="00BD5C2C">
          <w:rPr>
            <w:rFonts w:asciiTheme="minorHAnsi" w:eastAsia="Times New Roman" w:hAnsiTheme="minorHAnsi" w:cstheme="minorHAnsi"/>
            <w:lang w:val="en-GB"/>
            <w:rPrChange w:id="49" w:author="Noel Morrow" w:date="2026-03-26T12:14:00Z" w16du:dateUtc="2026-03-26T12:14:00Z">
              <w:rPr>
                <w:rFonts w:asciiTheme="minorHAnsi" w:eastAsia="Times New Roman" w:hAnsiTheme="minorHAnsi" w:cstheme="minorHAnsi"/>
                <w:sz w:val="22"/>
                <w:szCs w:val="22"/>
                <w:lang w:val="en-GB"/>
              </w:rPr>
            </w:rPrChange>
          </w:rPr>
          <w:delText>provided that if and to the extent such Loss arises from MRT’s negligence or intentional misconduct in the performance of the MULA, then the amount of the Loss that the User shall indemnify MRT for shall be reduced by an amount in proportion to the percentage of MRT’s responsibilities for such Loss.</w:delText>
        </w:r>
      </w:del>
    </w:p>
    <w:p w14:paraId="75949765" w14:textId="0C1ADB14" w:rsidR="002736D8" w:rsidRPr="00BD5C2C" w:rsidDel="00774B3D" w:rsidRDefault="002736D8" w:rsidP="00774B3D">
      <w:pPr>
        <w:spacing w:before="100" w:beforeAutospacing="1" w:after="100" w:afterAutospacing="1" w:line="300" w:lineRule="atLeast"/>
        <w:rPr>
          <w:del w:id="50" w:author="Noel Morrow" w:date="2026-03-26T12:11:00Z" w16du:dateUtc="2026-03-26T12:11:00Z"/>
          <w:rFonts w:asciiTheme="minorHAnsi" w:eastAsia="Times New Roman" w:hAnsiTheme="minorHAnsi" w:cstheme="minorHAnsi"/>
          <w:lang w:val="en-GB"/>
          <w:rPrChange w:id="51" w:author="Noel Morrow" w:date="2026-03-26T12:14:00Z" w16du:dateUtc="2026-03-26T12:14:00Z">
            <w:rPr>
              <w:del w:id="52" w:author="Noel Morrow" w:date="2026-03-26T12:11:00Z" w16du:dateUtc="2026-03-26T12:11:00Z"/>
              <w:rFonts w:asciiTheme="minorHAnsi" w:eastAsia="Times New Roman" w:hAnsiTheme="minorHAnsi" w:cstheme="minorHAnsi"/>
              <w:sz w:val="22"/>
              <w:szCs w:val="22"/>
              <w:lang w:val="en-GB"/>
            </w:rPr>
          </w:rPrChange>
        </w:rPr>
        <w:pPrChange w:id="53" w:author="Noel Morrow" w:date="2026-03-26T12:11:00Z" w16du:dateUtc="2026-03-26T12:11:00Z">
          <w:pPr>
            <w:spacing w:after="0" w:line="300" w:lineRule="atLeast"/>
          </w:pPr>
        </w:pPrChange>
      </w:pPr>
      <w:del w:id="54" w:author="Noel Morrow" w:date="2026-03-26T12:11:00Z" w16du:dateUtc="2026-03-26T12:11:00Z">
        <w:r w:rsidRPr="00BD5C2C" w:rsidDel="00774B3D">
          <w:rPr>
            <w:rFonts w:asciiTheme="minorHAnsi" w:eastAsia="Times New Roman" w:hAnsiTheme="minorHAnsi" w:cstheme="minorHAnsi"/>
            <w:lang w:val="en-GB"/>
            <w:rPrChange w:id="55" w:author="Noel Morrow" w:date="2026-03-26T12:14:00Z" w16du:dateUtc="2026-03-26T12:14:00Z">
              <w:rPr>
                <w:rFonts w:asciiTheme="minorHAnsi" w:eastAsia="Times New Roman" w:hAnsiTheme="minorHAnsi" w:cstheme="minorHAnsi"/>
                <w:sz w:val="22"/>
                <w:szCs w:val="22"/>
                <w:lang w:val="en-GB"/>
              </w:rPr>
            </w:rPrChange>
          </w:rPr>
          <w:pict w14:anchorId="23E863A7">
            <v:rect id="_x0000_i1067" style="width:0;height:1.5pt" o:hralign="center" o:hrstd="t" o:hr="t" fillcolor="#a0a0a0" stroked="f"/>
          </w:pict>
        </w:r>
      </w:del>
    </w:p>
    <w:p w14:paraId="6080FAF8" w14:textId="77777777" w:rsidR="002736D8" w:rsidRPr="00BD5C2C" w:rsidRDefault="002736D8" w:rsidP="00774B3D">
      <w:pPr>
        <w:spacing w:after="0" w:line="300" w:lineRule="atLeast"/>
        <w:rPr>
          <w:rFonts w:asciiTheme="minorHAnsi" w:eastAsia="Times New Roman" w:hAnsiTheme="minorHAnsi" w:cstheme="minorHAnsi"/>
          <w:b/>
          <w:bCs/>
          <w:lang w:val="en-GB"/>
          <w:rPrChange w:id="56" w:author="Noel Morrow" w:date="2026-03-26T12:14:00Z" w16du:dateUtc="2026-03-26T12:14:00Z">
            <w:rPr>
              <w:rFonts w:asciiTheme="minorHAnsi" w:eastAsia="Times New Roman" w:hAnsiTheme="minorHAnsi" w:cstheme="minorHAnsi"/>
              <w:b/>
              <w:bCs/>
              <w:sz w:val="22"/>
              <w:szCs w:val="22"/>
              <w:lang w:val="en-GB"/>
            </w:rPr>
          </w:rPrChange>
        </w:rPr>
        <w:pPrChange w:id="57" w:author="Noel Morrow" w:date="2026-03-26T12:11:00Z" w16du:dateUtc="2026-03-26T12:11:00Z">
          <w:pPr>
            <w:spacing w:before="100" w:beforeAutospacing="1" w:after="100" w:afterAutospacing="1" w:line="300" w:lineRule="atLeast"/>
            <w:outlineLvl w:val="2"/>
          </w:pPr>
        </w:pPrChange>
      </w:pPr>
      <w:r w:rsidRPr="00BD5C2C">
        <w:rPr>
          <w:rFonts w:asciiTheme="minorHAnsi" w:eastAsia="Times New Roman" w:hAnsiTheme="minorHAnsi" w:cstheme="minorHAnsi"/>
          <w:b/>
          <w:bCs/>
          <w:lang w:val="en-GB"/>
          <w:rPrChange w:id="58" w:author="Noel Morrow" w:date="2026-03-26T12:14:00Z" w16du:dateUtc="2026-03-26T12:14:00Z">
            <w:rPr>
              <w:rFonts w:asciiTheme="minorHAnsi" w:eastAsia="Times New Roman" w:hAnsiTheme="minorHAnsi" w:cstheme="minorHAnsi"/>
              <w:b/>
              <w:bCs/>
              <w:sz w:val="22"/>
              <w:szCs w:val="22"/>
              <w:lang w:val="en-GB"/>
            </w:rPr>
          </w:rPrChange>
        </w:rPr>
        <w:t>13.2 Warranty and Liability</w:t>
      </w:r>
    </w:p>
    <w:p w14:paraId="4F28F0E8" w14:textId="1D20E83E" w:rsidR="002736D8" w:rsidRPr="00BD5C2C" w:rsidRDefault="002736D8" w:rsidP="002736D8">
      <w:pPr>
        <w:spacing w:before="100" w:beforeAutospacing="1" w:after="100" w:afterAutospacing="1" w:line="300" w:lineRule="atLeast"/>
        <w:rPr>
          <w:rFonts w:asciiTheme="minorHAnsi" w:eastAsia="Times New Roman" w:hAnsiTheme="minorHAnsi" w:cstheme="minorHAnsi"/>
          <w:lang w:val="en-GB"/>
          <w:rPrChange w:id="59" w:author="Noel Morrow" w:date="2026-03-26T12:14:00Z" w16du:dateUtc="2026-03-26T12:14:00Z">
            <w:rPr>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color w:val="FF0000"/>
          <w:lang w:val="en-GB"/>
          <w:rPrChange w:id="60" w:author="Noel Morrow" w:date="2026-03-26T12:14:00Z" w16du:dateUtc="2026-03-26T12:14:00Z">
            <w:rPr>
              <w:rFonts w:asciiTheme="minorHAnsi" w:eastAsia="Times New Roman" w:hAnsiTheme="minorHAnsi" w:cstheme="minorHAnsi"/>
              <w:sz w:val="22"/>
              <w:szCs w:val="22"/>
              <w:lang w:val="en-GB"/>
            </w:rPr>
          </w:rPrChange>
        </w:rPr>
        <w:t>(</w:t>
      </w:r>
      <w:proofErr w:type="spellStart"/>
      <w:r w:rsidRPr="00BD5C2C">
        <w:rPr>
          <w:rFonts w:asciiTheme="minorHAnsi" w:eastAsia="Times New Roman" w:hAnsiTheme="minorHAnsi" w:cstheme="minorHAnsi"/>
          <w:color w:val="FF0000"/>
          <w:lang w:val="en-GB"/>
          <w:rPrChange w:id="61" w:author="Noel Morrow" w:date="2026-03-26T12:14:00Z" w16du:dateUtc="2026-03-26T12:14:00Z">
            <w:rPr>
              <w:rFonts w:asciiTheme="minorHAnsi" w:eastAsia="Times New Roman" w:hAnsiTheme="minorHAnsi" w:cstheme="minorHAnsi"/>
              <w:sz w:val="22"/>
              <w:szCs w:val="22"/>
              <w:lang w:val="en-GB"/>
            </w:rPr>
          </w:rPrChange>
        </w:rPr>
        <w:t>i</w:t>
      </w:r>
      <w:proofErr w:type="spellEnd"/>
      <w:r w:rsidRPr="00BD5C2C">
        <w:rPr>
          <w:rFonts w:asciiTheme="minorHAnsi" w:eastAsia="Times New Roman" w:hAnsiTheme="minorHAnsi" w:cstheme="minorHAnsi"/>
          <w:color w:val="FF0000"/>
          <w:lang w:val="en-GB"/>
          <w:rPrChange w:id="62" w:author="Noel Morrow" w:date="2026-03-26T12:14:00Z" w16du:dateUtc="2026-03-26T12:14:00Z">
            <w:rPr>
              <w:rFonts w:asciiTheme="minorHAnsi" w:eastAsia="Times New Roman" w:hAnsiTheme="minorHAnsi" w:cstheme="minorHAnsi"/>
              <w:sz w:val="22"/>
              <w:szCs w:val="22"/>
              <w:lang w:val="en-GB"/>
            </w:rPr>
          </w:rPrChange>
        </w:rPr>
        <w:t xml:space="preserve">) </w:t>
      </w:r>
      <w:del w:id="63" w:author="Unknown">
        <w:r w:rsidRPr="00BD5C2C">
          <w:rPr>
            <w:rFonts w:asciiTheme="minorHAnsi" w:eastAsia="Times New Roman" w:hAnsiTheme="minorHAnsi" w:cstheme="minorHAnsi"/>
            <w:color w:val="FF0000"/>
            <w:lang w:val="en-GB"/>
            <w:rPrChange w:id="64" w:author="Noel Morrow" w:date="2026-03-26T12:14:00Z" w16du:dateUtc="2026-03-26T12:14:00Z">
              <w:rPr>
                <w:rFonts w:asciiTheme="minorHAnsi" w:eastAsia="Times New Roman" w:hAnsiTheme="minorHAnsi" w:cstheme="minorHAnsi"/>
                <w:sz w:val="22"/>
                <w:szCs w:val="22"/>
                <w:lang w:val="en-GB"/>
              </w:rPr>
            </w:rPrChange>
          </w:rPr>
          <w:delText>The User understands and agrees that the COA is provided “as is”… and that MRT… accept no responsibility</w:delText>
        </w:r>
      </w:del>
      <w:del w:id="65" w:author="Noel Morrow" w:date="2026-03-26T12:14:00Z" w16du:dateUtc="2026-03-26T12:14:00Z">
        <w:r w:rsidRPr="00BD5C2C" w:rsidDel="00BD5C2C">
          <w:rPr>
            <w:rFonts w:asciiTheme="minorHAnsi" w:eastAsia="Times New Roman" w:hAnsiTheme="minorHAnsi" w:cstheme="minorHAnsi"/>
            <w:color w:val="FF0000"/>
            <w:lang w:val="en-GB"/>
            <w:rPrChange w:id="66" w:author="Noel Morrow" w:date="2026-03-26T12:14:00Z" w16du:dateUtc="2026-03-26T12:14:00Z">
              <w:rPr>
                <w:rFonts w:asciiTheme="minorHAnsi" w:eastAsia="Times New Roman" w:hAnsiTheme="minorHAnsi" w:cstheme="minorHAnsi"/>
                <w:sz w:val="22"/>
                <w:szCs w:val="22"/>
                <w:lang w:val="en-GB"/>
              </w:rPr>
            </w:rPrChange>
          </w:rPr>
          <w:br/>
        </w:r>
      </w:del>
      <w:r w:rsidRPr="00BD5C2C">
        <w:rPr>
          <w:rFonts w:asciiTheme="minorHAnsi" w:eastAsia="Times New Roman" w:hAnsiTheme="minorHAnsi" w:cstheme="minorHAnsi"/>
          <w:b/>
          <w:bCs/>
          <w:color w:val="FF0000"/>
          <w:lang w:val="en-GB"/>
          <w:rPrChange w:id="67" w:author="Noel Morrow" w:date="2026-03-26T12:14:00Z" w16du:dateUtc="2026-03-26T12:14:00Z">
            <w:rPr>
              <w:rFonts w:asciiTheme="minorHAnsi" w:eastAsia="Times New Roman" w:hAnsiTheme="minorHAnsi" w:cstheme="minorHAnsi"/>
              <w:b/>
              <w:bCs/>
              <w:sz w:val="22"/>
              <w:szCs w:val="22"/>
              <w:lang w:val="en-GB"/>
            </w:rPr>
          </w:rPrChange>
        </w:rPr>
        <w:t>MRT warrants that it has the right to grant the License under this MULA and that the COA and Documentation, when used in accordance with this MULA, will not knowingly infringe the rights of any third party.</w:t>
      </w:r>
      <w:ins w:id="68" w:author="Noel Morrow" w:date="2026-03-26T12:11:00Z" w16du:dateUtc="2026-03-26T12:11:00Z">
        <w:r w:rsidR="00774B3D" w:rsidRPr="00BD5C2C">
          <w:rPr>
            <w:rFonts w:asciiTheme="minorHAnsi" w:eastAsia="Times New Roman" w:hAnsiTheme="minorHAnsi" w:cstheme="minorHAnsi"/>
            <w:b/>
            <w:bCs/>
            <w:color w:val="FF0000"/>
            <w:lang w:val="en-GB"/>
            <w:rPrChange w:id="69" w:author="Noel Morrow" w:date="2026-03-26T12:14:00Z" w16du:dateUtc="2026-03-26T12:14:00Z">
              <w:rPr>
                <w:rFonts w:asciiTheme="minorHAnsi" w:eastAsia="Times New Roman" w:hAnsiTheme="minorHAnsi" w:cstheme="minorHAnsi"/>
                <w:b/>
                <w:bCs/>
                <w:color w:val="FF0000"/>
                <w:sz w:val="22"/>
                <w:szCs w:val="22"/>
                <w:lang w:val="en-GB"/>
              </w:rPr>
            </w:rPrChange>
          </w:rPr>
          <w:t xml:space="preserve"> </w:t>
        </w:r>
      </w:ins>
      <w:del w:id="70" w:author="Noel Morrow" w:date="2026-03-26T12:11:00Z" w16du:dateUtc="2026-03-26T12:11:00Z">
        <w:r w:rsidRPr="00BD5C2C" w:rsidDel="00977F27">
          <w:rPr>
            <w:rFonts w:asciiTheme="minorHAnsi" w:eastAsia="Times New Roman" w:hAnsiTheme="minorHAnsi" w:cstheme="minorHAnsi"/>
            <w:color w:val="FF0000"/>
            <w:lang w:val="en-GB"/>
            <w:rPrChange w:id="71" w:author="Noel Morrow" w:date="2026-03-26T12:14:00Z" w16du:dateUtc="2026-03-26T12:14:00Z">
              <w:rPr>
                <w:rFonts w:asciiTheme="minorHAnsi" w:eastAsia="Times New Roman" w:hAnsiTheme="minorHAnsi" w:cstheme="minorHAnsi"/>
                <w:sz w:val="22"/>
                <w:szCs w:val="22"/>
                <w:lang w:val="en-GB"/>
              </w:rPr>
            </w:rPrChange>
          </w:rPr>
          <w:br/>
        </w:r>
      </w:del>
      <w:r w:rsidRPr="00BD5C2C">
        <w:rPr>
          <w:rFonts w:asciiTheme="minorHAnsi" w:eastAsia="Times New Roman" w:hAnsiTheme="minorHAnsi" w:cstheme="minorHAnsi"/>
          <w:lang w:val="en-GB"/>
          <w:rPrChange w:id="72" w:author="Noel Morrow" w:date="2026-03-26T12:14:00Z" w16du:dateUtc="2026-03-26T12:14:00Z">
            <w:rPr>
              <w:rFonts w:asciiTheme="minorHAnsi" w:eastAsia="Times New Roman" w:hAnsiTheme="minorHAnsi" w:cstheme="minorHAnsi"/>
              <w:sz w:val="22"/>
              <w:szCs w:val="22"/>
              <w:lang w:val="en-GB"/>
            </w:rPr>
          </w:rPrChange>
        </w:rPr>
        <w:t>Except as expressly stated, the COA is provided “as is” and MRT does not warrant fitness for a particular purpose.</w:t>
      </w:r>
    </w:p>
    <w:p w14:paraId="70AED4F0" w14:textId="45253740" w:rsidR="002736D8" w:rsidRDefault="002736D8" w:rsidP="002736D8">
      <w:pPr>
        <w:spacing w:before="100" w:beforeAutospacing="1" w:after="100" w:afterAutospacing="1" w:line="300" w:lineRule="atLeast"/>
        <w:rPr>
          <w:ins w:id="73" w:author="Noel Morrow" w:date="2026-03-26T12:19:00Z" w16du:dateUtc="2026-03-26T12:19:00Z"/>
          <w:rFonts w:asciiTheme="minorHAnsi" w:eastAsia="Times New Roman" w:hAnsiTheme="minorHAnsi" w:cstheme="minorHAnsi"/>
          <w:b/>
          <w:bCs/>
          <w:color w:val="FF0000"/>
          <w:lang w:val="en-GB"/>
        </w:rPr>
      </w:pPr>
      <w:r w:rsidRPr="00BD5C2C">
        <w:rPr>
          <w:rFonts w:asciiTheme="minorHAnsi" w:eastAsia="Times New Roman" w:hAnsiTheme="minorHAnsi" w:cstheme="minorHAnsi"/>
          <w:lang w:val="en-GB"/>
          <w:rPrChange w:id="74" w:author="Noel Morrow" w:date="2026-03-26T12:14:00Z" w16du:dateUtc="2026-03-26T12:14:00Z">
            <w:rPr>
              <w:rFonts w:asciiTheme="minorHAnsi" w:eastAsia="Times New Roman" w:hAnsiTheme="minorHAnsi" w:cstheme="minorHAnsi"/>
              <w:sz w:val="22"/>
              <w:szCs w:val="22"/>
              <w:lang w:val="en-GB"/>
            </w:rPr>
          </w:rPrChange>
        </w:rPr>
        <w:t>(ii) MRT may not be held liable for the termination of a WO due to the termination of the Collaboration Agreement on the COA where MRT is not at fault.</w:t>
      </w:r>
      <w:ins w:id="75" w:author="Noel Morrow" w:date="2026-03-26T12:13:00Z" w16du:dateUtc="2026-03-26T12:13:00Z">
        <w:r w:rsidR="00863D7A" w:rsidRPr="00BD5C2C">
          <w:rPr>
            <w:rFonts w:asciiTheme="minorHAnsi" w:eastAsia="Times New Roman" w:hAnsiTheme="minorHAnsi" w:cstheme="minorHAnsi"/>
            <w:lang w:val="en-GB"/>
            <w:rPrChange w:id="76" w:author="Noel Morrow" w:date="2026-03-26T12:14:00Z" w16du:dateUtc="2026-03-26T12:14:00Z">
              <w:rPr>
                <w:rFonts w:asciiTheme="minorHAnsi" w:eastAsia="Times New Roman" w:hAnsiTheme="minorHAnsi" w:cstheme="minorHAnsi"/>
                <w:sz w:val="22"/>
                <w:szCs w:val="22"/>
                <w:lang w:val="en-GB"/>
              </w:rPr>
            </w:rPrChange>
          </w:rPr>
          <w:t xml:space="preserve"> </w:t>
        </w:r>
      </w:ins>
      <w:del w:id="77" w:author="Noel Morrow" w:date="2026-03-26T12:13:00Z" w16du:dateUtc="2026-03-26T12:13:00Z">
        <w:r w:rsidRPr="00BD5C2C" w:rsidDel="00863D7A">
          <w:rPr>
            <w:rFonts w:asciiTheme="minorHAnsi" w:eastAsia="Times New Roman" w:hAnsiTheme="minorHAnsi" w:cstheme="minorHAnsi"/>
            <w:lang w:val="en-GB"/>
            <w:rPrChange w:id="78" w:author="Noel Morrow" w:date="2026-03-26T12:14:00Z" w16du:dateUtc="2026-03-26T12:14:00Z">
              <w:rPr>
                <w:rFonts w:asciiTheme="minorHAnsi" w:eastAsia="Times New Roman" w:hAnsiTheme="minorHAnsi" w:cstheme="minorHAnsi"/>
                <w:sz w:val="22"/>
                <w:szCs w:val="22"/>
                <w:lang w:val="en-GB"/>
              </w:rPr>
            </w:rPrChange>
          </w:rPr>
          <w:br/>
        </w:r>
      </w:del>
      <w:r w:rsidRPr="00BD5C2C">
        <w:rPr>
          <w:rFonts w:asciiTheme="minorHAnsi" w:eastAsia="Times New Roman" w:hAnsiTheme="minorHAnsi" w:cstheme="minorHAnsi"/>
          <w:b/>
          <w:bCs/>
          <w:color w:val="FF0000"/>
          <w:lang w:val="en-GB"/>
          <w:rPrChange w:id="79" w:author="Noel Morrow" w:date="2026-03-26T12:14:00Z" w16du:dateUtc="2026-03-26T12:14:00Z">
            <w:rPr>
              <w:rFonts w:asciiTheme="minorHAnsi" w:eastAsia="Times New Roman" w:hAnsiTheme="minorHAnsi" w:cstheme="minorHAnsi"/>
              <w:b/>
              <w:bCs/>
              <w:sz w:val="22"/>
              <w:szCs w:val="22"/>
              <w:lang w:val="en-GB"/>
            </w:rPr>
          </w:rPrChange>
        </w:rPr>
        <w:t>For clarity, MRT shall provide the User with prompt written notice if such a termination becomes reasonably likely.</w:t>
      </w:r>
    </w:p>
    <w:p w14:paraId="571AC2BB" w14:textId="77777777" w:rsidR="00A012E8" w:rsidRPr="00F40E97" w:rsidRDefault="00A012E8" w:rsidP="00A012E8">
      <w:pPr>
        <w:spacing w:before="100" w:beforeAutospacing="1" w:after="100" w:afterAutospacing="1" w:line="300" w:lineRule="atLeast"/>
        <w:rPr>
          <w:ins w:id="80" w:author="Noel Morrow" w:date="2026-03-26T12:20:00Z"/>
          <w:rFonts w:asciiTheme="minorHAnsi" w:eastAsia="Times New Roman" w:hAnsiTheme="minorHAnsi" w:cstheme="minorHAnsi"/>
          <w:color w:val="FF0000"/>
          <w:lang w:val="en-GB"/>
          <w:rPrChange w:id="81" w:author="Noel Morrow" w:date="2026-03-26T12:20:00Z" w16du:dateUtc="2026-03-26T12:20:00Z">
            <w:rPr>
              <w:ins w:id="82" w:author="Noel Morrow" w:date="2026-03-26T12:20:00Z"/>
              <w:rFonts w:asciiTheme="minorHAnsi" w:eastAsia="Times New Roman" w:hAnsiTheme="minorHAnsi" w:cstheme="minorHAnsi"/>
              <w:lang w:val="en-GB"/>
            </w:rPr>
          </w:rPrChange>
        </w:rPr>
      </w:pPr>
      <w:ins w:id="83" w:author="Noel Morrow" w:date="2026-03-26T12:20:00Z">
        <w:r w:rsidRPr="00F40E97">
          <w:rPr>
            <w:rFonts w:asciiTheme="minorHAnsi" w:eastAsia="Times New Roman" w:hAnsiTheme="minorHAnsi" w:cstheme="minorHAnsi"/>
            <w:b/>
            <w:bCs/>
            <w:color w:val="FF0000"/>
            <w:lang w:val="en-GB"/>
            <w:rPrChange w:id="84" w:author="Noel Morrow" w:date="2026-03-26T12:20:00Z" w16du:dateUtc="2026-03-26T12:20:00Z">
              <w:rPr>
                <w:rFonts w:asciiTheme="minorHAnsi" w:eastAsia="Times New Roman" w:hAnsiTheme="minorHAnsi" w:cstheme="minorHAnsi"/>
                <w:b/>
                <w:bCs/>
                <w:lang w:val="en-GB"/>
              </w:rPr>
            </w:rPrChange>
          </w:rPr>
          <w:t>(iii) Nature of the COA Provided to the User</w:t>
        </w:r>
        <w:r w:rsidRPr="00F40E97">
          <w:rPr>
            <w:rFonts w:asciiTheme="minorHAnsi" w:eastAsia="Times New Roman" w:hAnsiTheme="minorHAnsi" w:cstheme="minorHAnsi"/>
            <w:color w:val="FF0000"/>
            <w:lang w:val="en-GB"/>
            <w:rPrChange w:id="85" w:author="Noel Morrow" w:date="2026-03-26T12:20:00Z" w16du:dateUtc="2026-03-26T12:20:00Z">
              <w:rPr>
                <w:rFonts w:asciiTheme="minorHAnsi" w:eastAsia="Times New Roman" w:hAnsiTheme="minorHAnsi" w:cstheme="minorHAnsi"/>
                <w:lang w:val="en-GB"/>
              </w:rPr>
            </w:rPrChange>
          </w:rPr>
          <w:br/>
        </w:r>
        <w:r w:rsidRPr="00F40E97">
          <w:rPr>
            <w:rFonts w:asciiTheme="minorHAnsi" w:eastAsia="Times New Roman" w:hAnsiTheme="minorHAnsi" w:cstheme="minorHAnsi"/>
            <w:b/>
            <w:bCs/>
            <w:i/>
            <w:iCs/>
            <w:color w:val="FF0000"/>
            <w:lang w:val="en-GB"/>
            <w:rPrChange w:id="86" w:author="Noel Morrow" w:date="2026-03-26T12:20:00Z" w16du:dateUtc="2026-03-26T12:20:00Z">
              <w:rPr>
                <w:rFonts w:asciiTheme="minorHAnsi" w:eastAsia="Times New Roman" w:hAnsiTheme="minorHAnsi" w:cstheme="minorHAnsi"/>
                <w:b/>
                <w:bCs/>
                <w:i/>
                <w:iCs/>
                <w:lang w:val="en-GB"/>
              </w:rPr>
            </w:rPrChange>
          </w:rPr>
          <w:t>The Parties acknowledge and agree that the version of the COA provided to the User under this MULA is an amended version of the original questionnaire, supplied as such for use solely within the Stated Purpose. MRT warrants that any such amendment has been made with the consent of the Copyright Holder and does not affect the integrity, authorship rights, or validity of the underlying COA. The User’s use of the amended version shall be treated, for all purposes under this MULA, as use of an authorised and valid COA</w:t>
        </w:r>
      </w:ins>
    </w:p>
    <w:p w14:paraId="2244F246" w14:textId="5AFC09F9" w:rsidR="00A012E8" w:rsidRPr="00BD5C2C" w:rsidDel="00F40E97" w:rsidRDefault="00A012E8" w:rsidP="002736D8">
      <w:pPr>
        <w:spacing w:before="100" w:beforeAutospacing="1" w:after="100" w:afterAutospacing="1" w:line="300" w:lineRule="atLeast"/>
        <w:rPr>
          <w:del w:id="87" w:author="Noel Morrow" w:date="2026-03-26T12:20:00Z" w16du:dateUtc="2026-03-26T12:20:00Z"/>
          <w:rFonts w:asciiTheme="minorHAnsi" w:eastAsia="Times New Roman" w:hAnsiTheme="minorHAnsi" w:cstheme="minorHAnsi"/>
          <w:lang w:val="en-GB"/>
          <w:rPrChange w:id="88" w:author="Noel Morrow" w:date="2026-03-26T12:14:00Z" w16du:dateUtc="2026-03-26T12:14:00Z">
            <w:rPr>
              <w:del w:id="89" w:author="Noel Morrow" w:date="2026-03-26T12:20:00Z" w16du:dateUtc="2026-03-26T12:20:00Z"/>
              <w:rFonts w:asciiTheme="minorHAnsi" w:eastAsia="Times New Roman" w:hAnsiTheme="minorHAnsi" w:cstheme="minorHAnsi"/>
              <w:sz w:val="22"/>
              <w:szCs w:val="22"/>
              <w:lang w:val="en-GB"/>
            </w:rPr>
          </w:rPrChange>
        </w:rPr>
      </w:pPr>
    </w:p>
    <w:p w14:paraId="7E2BE129" w14:textId="798A94DA" w:rsidR="002736D8" w:rsidRPr="00BD5C2C" w:rsidDel="0013586C" w:rsidRDefault="002736D8" w:rsidP="002736D8">
      <w:pPr>
        <w:spacing w:after="0" w:line="300" w:lineRule="atLeast"/>
        <w:rPr>
          <w:del w:id="90" w:author="Noel Morrow" w:date="2026-03-26T12:11:00Z" w16du:dateUtc="2026-03-26T12:11:00Z"/>
          <w:rFonts w:asciiTheme="minorHAnsi" w:eastAsia="Times New Roman" w:hAnsiTheme="minorHAnsi" w:cstheme="minorHAnsi"/>
          <w:lang w:val="en-GB"/>
          <w:rPrChange w:id="91" w:author="Noel Morrow" w:date="2026-03-26T12:14:00Z" w16du:dateUtc="2026-03-26T12:14:00Z">
            <w:rPr>
              <w:del w:id="92" w:author="Noel Morrow" w:date="2026-03-26T12:11:00Z" w16du:dateUtc="2026-03-26T12:11:00Z"/>
              <w:rFonts w:asciiTheme="minorHAnsi" w:eastAsia="Times New Roman" w:hAnsiTheme="minorHAnsi" w:cstheme="minorHAnsi"/>
              <w:sz w:val="22"/>
              <w:szCs w:val="22"/>
              <w:lang w:val="en-GB"/>
            </w:rPr>
          </w:rPrChange>
        </w:rPr>
      </w:pPr>
      <w:del w:id="93" w:author="Noel Morrow" w:date="2026-03-26T12:11:00Z" w16du:dateUtc="2026-03-26T12:11:00Z">
        <w:r w:rsidRPr="00BD5C2C" w:rsidDel="0013586C">
          <w:rPr>
            <w:rFonts w:asciiTheme="minorHAnsi" w:eastAsia="Times New Roman" w:hAnsiTheme="minorHAnsi" w:cstheme="minorHAnsi"/>
            <w:lang w:val="en-GB"/>
            <w:rPrChange w:id="94" w:author="Noel Morrow" w:date="2026-03-26T12:14:00Z" w16du:dateUtc="2026-03-26T12:14:00Z">
              <w:rPr>
                <w:rFonts w:asciiTheme="minorHAnsi" w:eastAsia="Times New Roman" w:hAnsiTheme="minorHAnsi" w:cstheme="minorHAnsi"/>
                <w:sz w:val="22"/>
                <w:szCs w:val="22"/>
                <w:lang w:val="en-GB"/>
              </w:rPr>
            </w:rPrChange>
          </w:rPr>
          <w:pict w14:anchorId="2543C90C">
            <v:rect id="_x0000_i1068" style="width:0;height:1.5pt" o:hralign="center" o:hrstd="t" o:hr="t" fillcolor="#a0a0a0" stroked="f"/>
          </w:pict>
        </w:r>
      </w:del>
    </w:p>
    <w:p w14:paraId="7469EA56" w14:textId="77777777" w:rsidR="002736D8" w:rsidRPr="00BD5C2C" w:rsidRDefault="002736D8" w:rsidP="0013586C">
      <w:pPr>
        <w:spacing w:after="0" w:line="300" w:lineRule="atLeast"/>
        <w:rPr>
          <w:rFonts w:asciiTheme="minorHAnsi" w:eastAsia="Times New Roman" w:hAnsiTheme="minorHAnsi" w:cstheme="minorHAnsi"/>
          <w:b/>
          <w:bCs/>
          <w:lang w:val="en-GB"/>
          <w:rPrChange w:id="95" w:author="Noel Morrow" w:date="2026-03-26T12:14:00Z" w16du:dateUtc="2026-03-26T12:14:00Z">
            <w:rPr>
              <w:rFonts w:asciiTheme="minorHAnsi" w:eastAsia="Times New Roman" w:hAnsiTheme="minorHAnsi" w:cstheme="minorHAnsi"/>
              <w:b/>
              <w:bCs/>
              <w:sz w:val="22"/>
              <w:szCs w:val="22"/>
              <w:lang w:val="en-GB"/>
            </w:rPr>
          </w:rPrChange>
        </w:rPr>
        <w:pPrChange w:id="96" w:author="Noel Morrow" w:date="2026-03-26T12:11:00Z" w16du:dateUtc="2026-03-26T12:11:00Z">
          <w:pPr>
            <w:spacing w:before="100" w:beforeAutospacing="1" w:after="100" w:afterAutospacing="1" w:line="300" w:lineRule="atLeast"/>
            <w:outlineLvl w:val="2"/>
          </w:pPr>
        </w:pPrChange>
      </w:pPr>
      <w:r w:rsidRPr="00BD5C2C">
        <w:rPr>
          <w:rFonts w:asciiTheme="minorHAnsi" w:eastAsia="Times New Roman" w:hAnsiTheme="minorHAnsi" w:cstheme="minorHAnsi"/>
          <w:b/>
          <w:bCs/>
          <w:lang w:val="en-GB"/>
          <w:rPrChange w:id="97" w:author="Noel Morrow" w:date="2026-03-26T12:14:00Z" w16du:dateUtc="2026-03-26T12:14:00Z">
            <w:rPr>
              <w:rFonts w:asciiTheme="minorHAnsi" w:eastAsia="Times New Roman" w:hAnsiTheme="minorHAnsi" w:cstheme="minorHAnsi"/>
              <w:b/>
              <w:bCs/>
              <w:sz w:val="22"/>
              <w:szCs w:val="22"/>
              <w:lang w:val="en-GB"/>
            </w:rPr>
          </w:rPrChange>
        </w:rPr>
        <w:t>13.3 Limitation of Liability</w:t>
      </w:r>
    </w:p>
    <w:p w14:paraId="1E4FDC9B" w14:textId="0831EC94" w:rsidR="002736D8" w:rsidRPr="00BD5C2C" w:rsidDel="006A029C" w:rsidRDefault="002736D8" w:rsidP="002736D8">
      <w:pPr>
        <w:spacing w:before="100" w:beforeAutospacing="1" w:after="100" w:afterAutospacing="1" w:line="300" w:lineRule="atLeast"/>
        <w:rPr>
          <w:del w:id="98" w:author="Noel Morrow" w:date="2026-03-26T12:14:00Z" w16du:dateUtc="2026-03-26T12:14:00Z"/>
          <w:rFonts w:asciiTheme="minorHAnsi" w:eastAsia="Times New Roman" w:hAnsiTheme="minorHAnsi" w:cstheme="minorHAnsi"/>
          <w:lang w:val="en-GB"/>
          <w:rPrChange w:id="99" w:author="Noel Morrow" w:date="2026-03-26T12:14:00Z" w16du:dateUtc="2026-03-26T12:14:00Z">
            <w:rPr>
              <w:del w:id="100" w:author="Noel Morrow" w:date="2026-03-26T12:14:00Z" w16du:dateUtc="2026-03-26T12:14:00Z"/>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lang w:val="en-GB"/>
          <w:rPrChange w:id="101" w:author="Noel Morrow" w:date="2026-03-26T12:14:00Z" w16du:dateUtc="2026-03-26T12:14:00Z">
            <w:rPr>
              <w:rFonts w:asciiTheme="minorHAnsi" w:eastAsia="Times New Roman" w:hAnsiTheme="minorHAnsi" w:cstheme="minorHAnsi"/>
              <w:sz w:val="22"/>
              <w:szCs w:val="22"/>
              <w:lang w:val="en-GB"/>
            </w:rPr>
          </w:rPrChange>
        </w:rPr>
        <w:t>(</w:t>
      </w:r>
      <w:proofErr w:type="spellStart"/>
      <w:r w:rsidRPr="00BD5C2C">
        <w:rPr>
          <w:rFonts w:asciiTheme="minorHAnsi" w:eastAsia="Times New Roman" w:hAnsiTheme="minorHAnsi" w:cstheme="minorHAnsi"/>
          <w:lang w:val="en-GB"/>
          <w:rPrChange w:id="102" w:author="Noel Morrow" w:date="2026-03-26T12:14:00Z" w16du:dateUtc="2026-03-26T12:14:00Z">
            <w:rPr>
              <w:rFonts w:asciiTheme="minorHAnsi" w:eastAsia="Times New Roman" w:hAnsiTheme="minorHAnsi" w:cstheme="minorHAnsi"/>
              <w:sz w:val="22"/>
              <w:szCs w:val="22"/>
              <w:lang w:val="en-GB"/>
            </w:rPr>
          </w:rPrChange>
        </w:rPr>
        <w:t>i</w:t>
      </w:r>
      <w:proofErr w:type="spellEnd"/>
      <w:r w:rsidRPr="00BD5C2C">
        <w:rPr>
          <w:rFonts w:asciiTheme="minorHAnsi" w:eastAsia="Times New Roman" w:hAnsiTheme="minorHAnsi" w:cstheme="minorHAnsi"/>
          <w:lang w:val="en-GB"/>
          <w:rPrChange w:id="103" w:author="Noel Morrow" w:date="2026-03-26T12:14:00Z" w16du:dateUtc="2026-03-26T12:14:00Z">
            <w:rPr>
              <w:rFonts w:asciiTheme="minorHAnsi" w:eastAsia="Times New Roman" w:hAnsiTheme="minorHAnsi" w:cstheme="minorHAnsi"/>
              <w:sz w:val="22"/>
              <w:szCs w:val="22"/>
              <w:lang w:val="en-GB"/>
            </w:rPr>
          </w:rPrChange>
        </w:rPr>
        <w:t>) Neither Party (including its Affiliates) shall be liable to the other for indirect, consequential, special or incidental loss or damage or any loss of profits…</w:t>
      </w:r>
      <w:r w:rsidRPr="00BD5C2C">
        <w:rPr>
          <w:rFonts w:asciiTheme="minorHAnsi" w:eastAsia="Times New Roman" w:hAnsiTheme="minorHAnsi" w:cstheme="minorHAnsi"/>
          <w:lang w:val="en-GB"/>
          <w:rPrChange w:id="104" w:author="Noel Morrow" w:date="2026-03-26T12:14:00Z" w16du:dateUtc="2026-03-26T12:14:00Z">
            <w:rPr>
              <w:rFonts w:asciiTheme="minorHAnsi" w:eastAsia="Times New Roman" w:hAnsiTheme="minorHAnsi" w:cstheme="minorHAnsi"/>
              <w:sz w:val="22"/>
              <w:szCs w:val="22"/>
              <w:lang w:val="en-GB"/>
            </w:rPr>
          </w:rPrChange>
        </w:rPr>
        <w:br/>
      </w:r>
      <w:del w:id="105" w:author="Noel Morrow" w:date="2026-03-26T12:14:00Z" w16du:dateUtc="2026-03-26T12:14:00Z">
        <w:r w:rsidRPr="00BD5C2C" w:rsidDel="006A029C">
          <w:rPr>
            <w:rFonts w:asciiTheme="minorHAnsi" w:eastAsia="Times New Roman" w:hAnsiTheme="minorHAnsi" w:cstheme="minorHAnsi"/>
            <w:i/>
            <w:iCs/>
            <w:lang w:val="en-GB"/>
            <w:rPrChange w:id="106" w:author="Noel Morrow" w:date="2026-03-26T12:14:00Z" w16du:dateUtc="2026-03-26T12:14:00Z">
              <w:rPr>
                <w:rFonts w:asciiTheme="minorHAnsi" w:eastAsia="Times New Roman" w:hAnsiTheme="minorHAnsi" w:cstheme="minorHAnsi"/>
                <w:i/>
                <w:iCs/>
                <w:sz w:val="22"/>
                <w:szCs w:val="22"/>
                <w:lang w:val="en-GB"/>
              </w:rPr>
            </w:rPrChange>
          </w:rPr>
          <w:delText>(kept largely unchanged for mutual fairness)</w:delText>
        </w:r>
      </w:del>
    </w:p>
    <w:p w14:paraId="78CEE76B" w14:textId="00064F38" w:rsidR="002736D8" w:rsidRPr="00BD5C2C" w:rsidDel="00977F27" w:rsidRDefault="002736D8" w:rsidP="002736D8">
      <w:pPr>
        <w:spacing w:before="100" w:beforeAutospacing="1" w:after="100" w:afterAutospacing="1" w:line="300" w:lineRule="atLeast"/>
        <w:rPr>
          <w:del w:id="107" w:author="Noel Morrow" w:date="2026-03-26T12:12:00Z" w16du:dateUtc="2026-03-26T12:12:00Z"/>
          <w:rFonts w:asciiTheme="minorHAnsi" w:eastAsia="Times New Roman" w:hAnsiTheme="minorHAnsi" w:cstheme="minorHAnsi"/>
          <w:lang w:val="en-GB"/>
          <w:rPrChange w:id="108" w:author="Noel Morrow" w:date="2026-03-26T12:14:00Z" w16du:dateUtc="2026-03-26T12:14:00Z">
            <w:rPr>
              <w:del w:id="109" w:author="Noel Morrow" w:date="2026-03-26T12:12:00Z" w16du:dateUtc="2026-03-26T12:12:00Z"/>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lang w:val="en-GB"/>
          <w:rPrChange w:id="110" w:author="Noel Morrow" w:date="2026-03-26T12:14:00Z" w16du:dateUtc="2026-03-26T12:14:00Z">
            <w:rPr>
              <w:rFonts w:asciiTheme="minorHAnsi" w:eastAsia="Times New Roman" w:hAnsiTheme="minorHAnsi" w:cstheme="minorHAnsi"/>
              <w:sz w:val="22"/>
              <w:szCs w:val="22"/>
              <w:lang w:val="en-GB"/>
            </w:rPr>
          </w:rPrChange>
        </w:rPr>
        <w:t xml:space="preserve">(ii) </w:t>
      </w:r>
      <w:del w:id="111" w:author="Unknown">
        <w:r w:rsidRPr="00BD5C2C">
          <w:rPr>
            <w:rFonts w:asciiTheme="minorHAnsi" w:eastAsia="Times New Roman" w:hAnsiTheme="minorHAnsi" w:cstheme="minorHAnsi"/>
            <w:lang w:val="en-GB"/>
            <w:rPrChange w:id="112" w:author="Noel Morrow" w:date="2026-03-26T12:14:00Z" w16du:dateUtc="2026-03-26T12:14:00Z">
              <w:rPr>
                <w:rFonts w:asciiTheme="minorHAnsi" w:eastAsia="Times New Roman" w:hAnsiTheme="minorHAnsi" w:cstheme="minorHAnsi"/>
                <w:sz w:val="22"/>
                <w:szCs w:val="22"/>
                <w:lang w:val="en-GB"/>
              </w:rPr>
            </w:rPrChange>
          </w:rPr>
          <w:delText>Notwithstanding anything to the contrary… the maximum aggregate liability of MRT… shall not exceed the amount of the fees paid under the individual WO</w:delText>
        </w:r>
      </w:del>
    </w:p>
    <w:p w14:paraId="3490EE28" w14:textId="77777777" w:rsidR="002736D8" w:rsidRPr="00BD5C2C" w:rsidRDefault="002736D8" w:rsidP="002736D8">
      <w:pPr>
        <w:spacing w:before="100" w:beforeAutospacing="1" w:after="100" w:afterAutospacing="1" w:line="300" w:lineRule="atLeast"/>
        <w:rPr>
          <w:rFonts w:asciiTheme="minorHAnsi" w:eastAsia="Times New Roman" w:hAnsiTheme="minorHAnsi" w:cstheme="minorHAnsi"/>
          <w:color w:val="FF0000"/>
          <w:lang w:val="en-GB"/>
          <w:rPrChange w:id="113" w:author="Noel Morrow" w:date="2026-03-26T12:14:00Z" w16du:dateUtc="2026-03-26T12:14:00Z">
            <w:rPr>
              <w:rFonts w:asciiTheme="minorHAnsi" w:eastAsia="Times New Roman" w:hAnsiTheme="minorHAnsi" w:cstheme="minorHAnsi"/>
              <w:color w:val="FF0000"/>
              <w:sz w:val="22"/>
              <w:szCs w:val="22"/>
              <w:lang w:val="en-GB"/>
            </w:rPr>
          </w:rPrChange>
        </w:rPr>
      </w:pPr>
      <w:r w:rsidRPr="00BD5C2C">
        <w:rPr>
          <w:rFonts w:asciiTheme="minorHAnsi" w:eastAsia="Times New Roman" w:hAnsiTheme="minorHAnsi" w:cstheme="minorHAnsi"/>
          <w:b/>
          <w:bCs/>
          <w:color w:val="FF0000"/>
          <w:lang w:val="en-GB"/>
          <w:rPrChange w:id="114" w:author="Noel Morrow" w:date="2026-03-26T12:14:00Z" w16du:dateUtc="2026-03-26T12:14:00Z">
            <w:rPr>
              <w:rFonts w:asciiTheme="minorHAnsi" w:eastAsia="Times New Roman" w:hAnsiTheme="minorHAnsi" w:cstheme="minorHAnsi"/>
              <w:b/>
              <w:bCs/>
              <w:color w:val="FF0000"/>
              <w:sz w:val="22"/>
              <w:szCs w:val="22"/>
              <w:lang w:val="en-GB"/>
            </w:rPr>
          </w:rPrChange>
        </w:rPr>
        <w:t>The total aggregate liability of each Party to the other under this MULA and any WO, whether in contract, tort or otherwise, shall not exceed the total fees paid and payable under the individual WO giving rise to the claim, except that this limitation shall not apply to:</w:t>
      </w:r>
    </w:p>
    <w:p w14:paraId="370D38CB" w14:textId="77777777" w:rsidR="002736D8" w:rsidRPr="00BD5C2C" w:rsidRDefault="002736D8" w:rsidP="002736D8">
      <w:pPr>
        <w:numPr>
          <w:ilvl w:val="0"/>
          <w:numId w:val="27"/>
        </w:numPr>
        <w:spacing w:before="100" w:beforeAutospacing="1" w:after="100" w:afterAutospacing="1" w:line="300" w:lineRule="atLeast"/>
        <w:rPr>
          <w:rFonts w:asciiTheme="minorHAnsi" w:eastAsia="Times New Roman" w:hAnsiTheme="minorHAnsi" w:cstheme="minorHAnsi"/>
          <w:color w:val="FF0000"/>
          <w:lang w:val="en-GB"/>
          <w:rPrChange w:id="115" w:author="Noel Morrow" w:date="2026-03-26T12:14:00Z" w16du:dateUtc="2026-03-26T12:14:00Z">
            <w:rPr>
              <w:rFonts w:asciiTheme="minorHAnsi" w:eastAsia="Times New Roman" w:hAnsiTheme="minorHAnsi" w:cstheme="minorHAnsi"/>
              <w:color w:val="FF0000"/>
              <w:sz w:val="22"/>
              <w:szCs w:val="22"/>
              <w:lang w:val="en-GB"/>
            </w:rPr>
          </w:rPrChange>
        </w:rPr>
      </w:pPr>
      <w:r w:rsidRPr="00BD5C2C">
        <w:rPr>
          <w:rFonts w:asciiTheme="minorHAnsi" w:eastAsia="Times New Roman" w:hAnsiTheme="minorHAnsi" w:cstheme="minorHAnsi"/>
          <w:b/>
          <w:bCs/>
          <w:color w:val="FF0000"/>
          <w:lang w:val="en-GB"/>
          <w:rPrChange w:id="116" w:author="Noel Morrow" w:date="2026-03-26T12:14:00Z" w16du:dateUtc="2026-03-26T12:14:00Z">
            <w:rPr>
              <w:rFonts w:asciiTheme="minorHAnsi" w:eastAsia="Times New Roman" w:hAnsiTheme="minorHAnsi" w:cstheme="minorHAnsi"/>
              <w:b/>
              <w:bCs/>
              <w:color w:val="FF0000"/>
              <w:sz w:val="22"/>
              <w:szCs w:val="22"/>
              <w:lang w:val="en-GB"/>
            </w:rPr>
          </w:rPrChange>
        </w:rPr>
        <w:t xml:space="preserve">a Party’s indemnity obligations under Section </w:t>
      </w:r>
      <w:proofErr w:type="gramStart"/>
      <w:r w:rsidRPr="00BD5C2C">
        <w:rPr>
          <w:rFonts w:asciiTheme="minorHAnsi" w:eastAsia="Times New Roman" w:hAnsiTheme="minorHAnsi" w:cstheme="minorHAnsi"/>
          <w:b/>
          <w:bCs/>
          <w:color w:val="FF0000"/>
          <w:lang w:val="en-GB"/>
          <w:rPrChange w:id="117" w:author="Noel Morrow" w:date="2026-03-26T12:14:00Z" w16du:dateUtc="2026-03-26T12:14:00Z">
            <w:rPr>
              <w:rFonts w:asciiTheme="minorHAnsi" w:eastAsia="Times New Roman" w:hAnsiTheme="minorHAnsi" w:cstheme="minorHAnsi"/>
              <w:b/>
              <w:bCs/>
              <w:color w:val="FF0000"/>
              <w:sz w:val="22"/>
              <w:szCs w:val="22"/>
              <w:lang w:val="en-GB"/>
            </w:rPr>
          </w:rPrChange>
        </w:rPr>
        <w:t>13.1;</w:t>
      </w:r>
      <w:proofErr w:type="gramEnd"/>
    </w:p>
    <w:p w14:paraId="1148896F" w14:textId="77777777" w:rsidR="002736D8" w:rsidRPr="00BD5C2C" w:rsidRDefault="002736D8" w:rsidP="002736D8">
      <w:pPr>
        <w:numPr>
          <w:ilvl w:val="0"/>
          <w:numId w:val="27"/>
        </w:numPr>
        <w:spacing w:before="100" w:beforeAutospacing="1" w:after="100" w:afterAutospacing="1" w:line="300" w:lineRule="atLeast"/>
        <w:rPr>
          <w:rFonts w:asciiTheme="minorHAnsi" w:eastAsia="Times New Roman" w:hAnsiTheme="minorHAnsi" w:cstheme="minorHAnsi"/>
          <w:color w:val="FF0000"/>
          <w:lang w:val="en-GB"/>
          <w:rPrChange w:id="118" w:author="Noel Morrow" w:date="2026-03-26T12:14:00Z" w16du:dateUtc="2026-03-26T12:14:00Z">
            <w:rPr>
              <w:rFonts w:asciiTheme="minorHAnsi" w:eastAsia="Times New Roman" w:hAnsiTheme="minorHAnsi" w:cstheme="minorHAnsi"/>
              <w:color w:val="FF0000"/>
              <w:sz w:val="22"/>
              <w:szCs w:val="22"/>
              <w:lang w:val="en-GB"/>
            </w:rPr>
          </w:rPrChange>
        </w:rPr>
      </w:pPr>
      <w:r w:rsidRPr="00BD5C2C">
        <w:rPr>
          <w:rFonts w:asciiTheme="minorHAnsi" w:eastAsia="Times New Roman" w:hAnsiTheme="minorHAnsi" w:cstheme="minorHAnsi"/>
          <w:b/>
          <w:bCs/>
          <w:color w:val="FF0000"/>
          <w:lang w:val="en-GB"/>
          <w:rPrChange w:id="119" w:author="Noel Morrow" w:date="2026-03-26T12:14:00Z" w16du:dateUtc="2026-03-26T12:14:00Z">
            <w:rPr>
              <w:rFonts w:asciiTheme="minorHAnsi" w:eastAsia="Times New Roman" w:hAnsiTheme="minorHAnsi" w:cstheme="minorHAnsi"/>
              <w:b/>
              <w:bCs/>
              <w:color w:val="FF0000"/>
              <w:sz w:val="22"/>
              <w:szCs w:val="22"/>
              <w:lang w:val="en-GB"/>
            </w:rPr>
          </w:rPrChange>
        </w:rPr>
        <w:lastRenderedPageBreak/>
        <w:t xml:space="preserve">breach of </w:t>
      </w:r>
      <w:proofErr w:type="gramStart"/>
      <w:r w:rsidRPr="00BD5C2C">
        <w:rPr>
          <w:rFonts w:asciiTheme="minorHAnsi" w:eastAsia="Times New Roman" w:hAnsiTheme="minorHAnsi" w:cstheme="minorHAnsi"/>
          <w:b/>
          <w:bCs/>
          <w:color w:val="FF0000"/>
          <w:lang w:val="en-GB"/>
          <w:rPrChange w:id="120" w:author="Noel Morrow" w:date="2026-03-26T12:14:00Z" w16du:dateUtc="2026-03-26T12:14:00Z">
            <w:rPr>
              <w:rFonts w:asciiTheme="minorHAnsi" w:eastAsia="Times New Roman" w:hAnsiTheme="minorHAnsi" w:cstheme="minorHAnsi"/>
              <w:b/>
              <w:bCs/>
              <w:color w:val="FF0000"/>
              <w:sz w:val="22"/>
              <w:szCs w:val="22"/>
              <w:lang w:val="en-GB"/>
            </w:rPr>
          </w:rPrChange>
        </w:rPr>
        <w:t>confidentiality;</w:t>
      </w:r>
      <w:proofErr w:type="gramEnd"/>
    </w:p>
    <w:p w14:paraId="26CD17F4" w14:textId="77777777" w:rsidR="002736D8" w:rsidRPr="00BD5C2C" w:rsidRDefault="002736D8" w:rsidP="002736D8">
      <w:pPr>
        <w:numPr>
          <w:ilvl w:val="0"/>
          <w:numId w:val="27"/>
        </w:numPr>
        <w:spacing w:before="100" w:beforeAutospacing="1" w:after="100" w:afterAutospacing="1" w:line="300" w:lineRule="atLeast"/>
        <w:rPr>
          <w:rFonts w:asciiTheme="minorHAnsi" w:eastAsia="Times New Roman" w:hAnsiTheme="minorHAnsi" w:cstheme="minorHAnsi"/>
          <w:lang w:val="en-GB"/>
          <w:rPrChange w:id="121" w:author="Noel Morrow" w:date="2026-03-26T12:14:00Z" w16du:dateUtc="2026-03-26T12:14:00Z">
            <w:rPr>
              <w:rFonts w:asciiTheme="minorHAnsi" w:eastAsia="Times New Roman" w:hAnsiTheme="minorHAnsi" w:cstheme="minorHAnsi"/>
              <w:sz w:val="22"/>
              <w:szCs w:val="22"/>
              <w:lang w:val="en-GB"/>
            </w:rPr>
          </w:rPrChange>
        </w:rPr>
      </w:pPr>
      <w:r w:rsidRPr="00BD5C2C">
        <w:rPr>
          <w:rFonts w:asciiTheme="minorHAnsi" w:eastAsia="Times New Roman" w:hAnsiTheme="minorHAnsi" w:cstheme="minorHAnsi"/>
          <w:b/>
          <w:bCs/>
          <w:color w:val="FF0000"/>
          <w:lang w:val="en-GB"/>
          <w:rPrChange w:id="122" w:author="Noel Morrow" w:date="2026-03-26T12:14:00Z" w16du:dateUtc="2026-03-26T12:14:00Z">
            <w:rPr>
              <w:rFonts w:asciiTheme="minorHAnsi" w:eastAsia="Times New Roman" w:hAnsiTheme="minorHAnsi" w:cstheme="minorHAnsi"/>
              <w:b/>
              <w:bCs/>
              <w:color w:val="FF0000"/>
              <w:sz w:val="22"/>
              <w:szCs w:val="22"/>
              <w:lang w:val="en-GB"/>
            </w:rPr>
          </w:rPrChange>
        </w:rPr>
        <w:t>fraud, wilful misconduct, or personal injury</w:t>
      </w:r>
      <w:r w:rsidRPr="00BD5C2C">
        <w:rPr>
          <w:rFonts w:asciiTheme="minorHAnsi" w:eastAsia="Times New Roman" w:hAnsiTheme="minorHAnsi" w:cstheme="minorHAnsi"/>
          <w:b/>
          <w:bCs/>
          <w:lang w:val="en-GB"/>
          <w:rPrChange w:id="123" w:author="Noel Morrow" w:date="2026-03-26T12:14:00Z" w16du:dateUtc="2026-03-26T12:14:00Z">
            <w:rPr>
              <w:rFonts w:asciiTheme="minorHAnsi" w:eastAsia="Times New Roman" w:hAnsiTheme="minorHAnsi" w:cstheme="minorHAnsi"/>
              <w:b/>
              <w:bCs/>
              <w:sz w:val="22"/>
              <w:szCs w:val="22"/>
              <w:lang w:val="en-GB"/>
            </w:rPr>
          </w:rPrChange>
        </w:rPr>
        <w:t>.</w:t>
      </w:r>
    </w:p>
    <w:p w14:paraId="251CC110" w14:textId="77777777" w:rsidR="002736D8" w:rsidRPr="00BD5C2C" w:rsidRDefault="002736D8" w:rsidP="002736D8">
      <w:pPr>
        <w:spacing w:after="0" w:line="300" w:lineRule="atLeast"/>
        <w:rPr>
          <w:rFonts w:asciiTheme="minorHAnsi" w:eastAsia="Times New Roman" w:hAnsiTheme="minorHAnsi" w:cstheme="minorHAnsi"/>
          <w:lang w:val="en-GB"/>
          <w:rPrChange w:id="124" w:author="Noel Morrow" w:date="2026-03-26T12:14:00Z" w16du:dateUtc="2026-03-26T12:14:00Z">
            <w:rPr>
              <w:rFonts w:ascii="Segoe UI" w:eastAsia="Times New Roman" w:hAnsi="Segoe UI" w:cs="Segoe UI"/>
              <w:sz w:val="21"/>
              <w:szCs w:val="21"/>
              <w:lang w:val="en-GB"/>
            </w:rPr>
          </w:rPrChange>
        </w:rPr>
      </w:pPr>
      <w:r w:rsidRPr="00BD5C2C">
        <w:rPr>
          <w:rFonts w:asciiTheme="minorHAnsi" w:eastAsia="Times New Roman" w:hAnsiTheme="minorHAnsi" w:cstheme="minorHAnsi"/>
          <w:lang w:val="en-GB"/>
          <w:rPrChange w:id="125" w:author="Noel Morrow" w:date="2026-03-26T12:14:00Z" w16du:dateUtc="2026-03-26T12:14:00Z">
            <w:rPr>
              <w:rFonts w:asciiTheme="minorHAnsi" w:eastAsia="Times New Roman" w:hAnsiTheme="minorHAnsi" w:cstheme="minorHAnsi"/>
              <w:sz w:val="22"/>
              <w:szCs w:val="22"/>
              <w:lang w:val="en-GB"/>
            </w:rPr>
          </w:rPrChange>
        </w:rPr>
        <w:pict w14:anchorId="3484A0DC">
          <v:rect id="_x0000_i1069" style="width:0;height:1.5pt" o:hralign="center" o:hrstd="t" o:hr="t" fillcolor="#a0a0a0" stroked="f"/>
        </w:pict>
      </w:r>
    </w:p>
    <w:p w14:paraId="5B2738FC" w14:textId="14CFD940" w:rsidR="002736D8" w:rsidRPr="00BD5C2C" w:rsidDel="006A029C" w:rsidRDefault="002736D8" w:rsidP="002736D8">
      <w:pPr>
        <w:spacing w:before="100" w:beforeAutospacing="1" w:after="100" w:afterAutospacing="1" w:line="300" w:lineRule="atLeast"/>
        <w:outlineLvl w:val="2"/>
        <w:rPr>
          <w:del w:id="126" w:author="Noel Morrow" w:date="2026-03-26T12:13:00Z" w16du:dateUtc="2026-03-26T12:13:00Z"/>
          <w:rFonts w:asciiTheme="minorHAnsi" w:eastAsia="Times New Roman" w:hAnsiTheme="minorHAnsi" w:cstheme="minorHAnsi"/>
          <w:b/>
          <w:bCs/>
          <w:lang w:val="en-GB"/>
          <w:rPrChange w:id="127" w:author="Noel Morrow" w:date="2026-03-26T12:14:00Z" w16du:dateUtc="2026-03-26T12:14:00Z">
            <w:rPr>
              <w:del w:id="128" w:author="Noel Morrow" w:date="2026-03-26T12:13:00Z" w16du:dateUtc="2026-03-26T12:13:00Z"/>
              <w:rFonts w:ascii="Segoe UI" w:eastAsia="Times New Roman" w:hAnsi="Segoe UI" w:cs="Segoe UI"/>
              <w:b/>
              <w:bCs/>
              <w:sz w:val="27"/>
              <w:szCs w:val="27"/>
              <w:lang w:val="en-GB"/>
            </w:rPr>
          </w:rPrChange>
        </w:rPr>
      </w:pPr>
      <w:del w:id="129" w:author="Noel Morrow" w:date="2026-03-26T12:13:00Z" w16du:dateUtc="2026-03-26T12:13:00Z">
        <w:r w:rsidRPr="00BD5C2C" w:rsidDel="006A029C">
          <w:rPr>
            <w:rFonts w:asciiTheme="minorHAnsi" w:eastAsia="Times New Roman" w:hAnsiTheme="minorHAnsi" w:cstheme="minorHAnsi"/>
            <w:b/>
            <w:bCs/>
            <w:lang w:val="en-GB"/>
            <w:rPrChange w:id="130" w:author="Noel Morrow" w:date="2026-03-26T12:14:00Z" w16du:dateUtc="2026-03-26T12:14:00Z">
              <w:rPr>
                <w:rFonts w:ascii="Segoe UI" w:eastAsia="Times New Roman" w:hAnsi="Segoe UI" w:cs="Segoe UI"/>
                <w:b/>
                <w:bCs/>
                <w:sz w:val="27"/>
                <w:szCs w:val="27"/>
                <w:lang w:val="en-GB"/>
              </w:rPr>
            </w:rPrChange>
          </w:rPr>
          <w:delText>13.4 Insurance</w:delText>
        </w:r>
      </w:del>
    </w:p>
    <w:p w14:paraId="0AC201E7" w14:textId="72C0B2F2" w:rsidR="002736D8" w:rsidRPr="00BD5C2C" w:rsidDel="006A029C" w:rsidRDefault="002736D8" w:rsidP="002736D8">
      <w:pPr>
        <w:spacing w:before="100" w:beforeAutospacing="1" w:after="100" w:afterAutospacing="1" w:line="300" w:lineRule="atLeast"/>
        <w:rPr>
          <w:del w:id="131" w:author="Noel Morrow" w:date="2026-03-26T12:13:00Z" w16du:dateUtc="2026-03-26T12:13:00Z"/>
          <w:rFonts w:asciiTheme="minorHAnsi" w:eastAsia="Times New Roman" w:hAnsiTheme="minorHAnsi" w:cstheme="minorHAnsi"/>
          <w:lang w:val="en-GB"/>
          <w:rPrChange w:id="132" w:author="Noel Morrow" w:date="2026-03-26T12:14:00Z" w16du:dateUtc="2026-03-26T12:14:00Z">
            <w:rPr>
              <w:del w:id="133" w:author="Noel Morrow" w:date="2026-03-26T12:13:00Z" w16du:dateUtc="2026-03-26T12:13:00Z"/>
              <w:rFonts w:ascii="Segoe UI" w:eastAsia="Times New Roman" w:hAnsi="Segoe UI" w:cs="Segoe UI"/>
              <w:sz w:val="21"/>
              <w:szCs w:val="21"/>
              <w:lang w:val="en-GB"/>
            </w:rPr>
          </w:rPrChange>
        </w:rPr>
      </w:pPr>
      <w:del w:id="134" w:author="Noel Morrow" w:date="2026-03-26T12:13:00Z" w16du:dateUtc="2026-03-26T12:13:00Z">
        <w:r w:rsidRPr="00BD5C2C" w:rsidDel="006A029C">
          <w:rPr>
            <w:rFonts w:asciiTheme="minorHAnsi" w:eastAsia="Times New Roman" w:hAnsiTheme="minorHAnsi" w:cstheme="minorHAnsi"/>
            <w:i/>
            <w:iCs/>
            <w:lang w:val="en-GB"/>
            <w:rPrChange w:id="135" w:author="Noel Morrow" w:date="2026-03-26T12:14:00Z" w16du:dateUtc="2026-03-26T12:14:00Z">
              <w:rPr>
                <w:rFonts w:ascii="Segoe UI" w:eastAsia="Times New Roman" w:hAnsi="Segoe UI" w:cs="Segoe UI"/>
                <w:i/>
                <w:iCs/>
                <w:sz w:val="21"/>
                <w:szCs w:val="21"/>
                <w:lang w:val="en-GB"/>
              </w:rPr>
            </w:rPrChange>
          </w:rPr>
          <w:delText>(Unchanged except small clarity edits)</w:delText>
        </w:r>
      </w:del>
    </w:p>
    <w:p w14:paraId="4FCFB30A" w14:textId="76464C55" w:rsidR="002736D8" w:rsidRPr="00BD5C2C" w:rsidDel="006A029C" w:rsidRDefault="002736D8" w:rsidP="002736D8">
      <w:pPr>
        <w:spacing w:before="100" w:beforeAutospacing="1" w:after="100" w:afterAutospacing="1" w:line="300" w:lineRule="atLeast"/>
        <w:rPr>
          <w:del w:id="136" w:author="Noel Morrow" w:date="2026-03-26T12:13:00Z" w16du:dateUtc="2026-03-26T12:13:00Z"/>
          <w:rFonts w:asciiTheme="minorHAnsi" w:eastAsia="Times New Roman" w:hAnsiTheme="minorHAnsi" w:cstheme="minorHAnsi"/>
          <w:lang w:val="en-GB"/>
          <w:rPrChange w:id="137" w:author="Noel Morrow" w:date="2026-03-26T12:14:00Z" w16du:dateUtc="2026-03-26T12:14:00Z">
            <w:rPr>
              <w:del w:id="138" w:author="Noel Morrow" w:date="2026-03-26T12:13:00Z" w16du:dateUtc="2026-03-26T12:13:00Z"/>
              <w:rFonts w:ascii="Segoe UI" w:eastAsia="Times New Roman" w:hAnsi="Segoe UI" w:cs="Segoe UI"/>
              <w:sz w:val="21"/>
              <w:szCs w:val="21"/>
              <w:lang w:val="en-GB"/>
            </w:rPr>
          </w:rPrChange>
        </w:rPr>
      </w:pPr>
      <w:del w:id="139" w:author="Noel Morrow" w:date="2026-03-26T12:13:00Z" w16du:dateUtc="2026-03-26T12:13:00Z">
        <w:r w:rsidRPr="00BD5C2C" w:rsidDel="006A029C">
          <w:rPr>
            <w:rFonts w:asciiTheme="minorHAnsi" w:eastAsia="Times New Roman" w:hAnsiTheme="minorHAnsi" w:cstheme="minorHAnsi"/>
            <w:lang w:val="en-GB"/>
            <w:rPrChange w:id="140" w:author="Noel Morrow" w:date="2026-03-26T12:14:00Z" w16du:dateUtc="2026-03-26T12:14:00Z">
              <w:rPr>
                <w:rFonts w:ascii="Segoe UI" w:eastAsia="Times New Roman" w:hAnsi="Segoe UI" w:cs="Segoe UI"/>
                <w:sz w:val="21"/>
                <w:szCs w:val="21"/>
                <w:lang w:val="en-GB"/>
              </w:rPr>
            </w:rPrChange>
          </w:rPr>
          <w:delText>Both Parties shall maintain insurance at levels consistent with industry standards to cover liabilities under this MULA. Each Party shall, upon reasonable request, provide evidence of such coverage.</w:delText>
        </w:r>
      </w:del>
    </w:p>
    <w:p w14:paraId="0E5B43B9" w14:textId="77777777" w:rsidR="002736D8" w:rsidRPr="00BD5C2C" w:rsidRDefault="002736D8">
      <w:pPr>
        <w:rPr>
          <w:rFonts w:asciiTheme="minorHAnsi" w:hAnsiTheme="minorHAnsi" w:cstheme="minorHAnsi"/>
          <w:rPrChange w:id="141" w:author="Noel Morrow" w:date="2026-03-26T12:14:00Z" w16du:dateUtc="2026-03-26T12:14:00Z">
            <w:rPr/>
          </w:rPrChange>
        </w:rPr>
      </w:pPr>
    </w:p>
    <w:p w14:paraId="2F2F3661" w14:textId="77777777" w:rsidR="002468F6" w:rsidRDefault="007378A4">
      <w:pPr>
        <w:jc w:val="both"/>
      </w:pPr>
      <w:r>
        <w:rPr>
          <w:b/>
          <w:bCs/>
          <w:sz w:val="28"/>
          <w:szCs w:val="28"/>
        </w:rPr>
        <w:t>13.4</w:t>
      </w:r>
      <w:r>
        <w:t>    Insurance</w:t>
      </w:r>
    </w:p>
    <w:p w14:paraId="4145E787" w14:textId="77777777" w:rsidR="002468F6" w:rsidRDefault="007378A4">
      <w:r>
        <w:t>Both Parties declare that shall each at their own expense obtain and maintain insurance of a type and level adequate by generally accepted industry standards and where applicable by law, to cover all insurable loss, damage, liability, or costs with respect to which each is liable to the other or has to indemnify the other under this MULA and shall not do or omit any act, matter, or thing which may prejudice or render voidable any such insurance. All insurance must be with insurance companies lawfully author</w:t>
      </w:r>
      <w:r>
        <w:t>ized to do business in the jurisdiction in which the Stated Purpose/MULA/WO are to be performed.</w:t>
      </w:r>
    </w:p>
    <w:p w14:paraId="31CFFA0A" w14:textId="77777777" w:rsidR="002468F6" w:rsidRDefault="007378A4">
      <w:pPr>
        <w:jc w:val="both"/>
      </w:pPr>
      <w:r>
        <w:t>Each Party shall provide the other Party, upon request, with appropriate insurance certificates issued by its insurer, in compliance with this article each Party agrees to maintain such coverage throughout the term of the MULA.</w:t>
      </w:r>
    </w:p>
    <w:p w14:paraId="07FD3BBF" w14:textId="1CDAAEF1" w:rsidR="00173DFA" w:rsidRPr="00173DFA" w:rsidDel="006A029C" w:rsidRDefault="00173DFA" w:rsidP="00173DFA">
      <w:pPr>
        <w:spacing w:before="100" w:beforeAutospacing="1" w:after="100" w:afterAutospacing="1" w:line="300" w:lineRule="atLeast"/>
        <w:outlineLvl w:val="1"/>
        <w:rPr>
          <w:del w:id="142" w:author="Noel Morrow" w:date="2026-03-26T12:13:00Z" w16du:dateUtc="2026-03-26T12:13:00Z"/>
          <w:rFonts w:ascii="Segoe UI" w:eastAsia="Times New Roman" w:hAnsi="Segoe UI" w:cs="Segoe UI"/>
          <w:b/>
          <w:bCs/>
          <w:sz w:val="36"/>
          <w:szCs w:val="36"/>
          <w:lang w:val="en-GB"/>
        </w:rPr>
      </w:pPr>
      <w:del w:id="143" w:author="Noel Morrow" w:date="2026-03-26T12:13:00Z" w16du:dateUtc="2026-03-26T12:13:00Z">
        <w:r w:rsidRPr="00173DFA" w:rsidDel="006A029C">
          <w:rPr>
            <w:rFonts w:ascii="Segoe UI" w:eastAsia="Times New Roman" w:hAnsi="Segoe UI" w:cs="Segoe UI"/>
            <w:b/>
            <w:bCs/>
            <w:sz w:val="36"/>
            <w:szCs w:val="36"/>
            <w:lang w:val="en-GB"/>
          </w:rPr>
          <w:delText>13. Liability, Indemnity and Insurance (Revised)</w:delText>
        </w:r>
      </w:del>
    </w:p>
    <w:p w14:paraId="18E9C816" w14:textId="2A95FF93" w:rsidR="00173DFA" w:rsidRPr="00173DFA" w:rsidDel="006A029C" w:rsidRDefault="00173DFA" w:rsidP="00173DFA">
      <w:pPr>
        <w:spacing w:before="100" w:beforeAutospacing="1" w:after="100" w:afterAutospacing="1" w:line="300" w:lineRule="atLeast"/>
        <w:outlineLvl w:val="2"/>
        <w:rPr>
          <w:del w:id="144" w:author="Noel Morrow" w:date="2026-03-26T12:13:00Z" w16du:dateUtc="2026-03-26T12:13:00Z"/>
          <w:rFonts w:ascii="Segoe UI" w:eastAsia="Times New Roman" w:hAnsi="Segoe UI" w:cs="Segoe UI"/>
          <w:b/>
          <w:bCs/>
          <w:sz w:val="27"/>
          <w:szCs w:val="27"/>
          <w:lang w:val="en-GB"/>
        </w:rPr>
      </w:pPr>
      <w:del w:id="145" w:author="Noel Morrow" w:date="2026-03-26T12:13:00Z" w16du:dateUtc="2026-03-26T12:13:00Z">
        <w:r w:rsidRPr="00173DFA" w:rsidDel="006A029C">
          <w:rPr>
            <w:rFonts w:ascii="Segoe UI" w:eastAsia="Times New Roman" w:hAnsi="Segoe UI" w:cs="Segoe UI"/>
            <w:b/>
            <w:bCs/>
            <w:sz w:val="27"/>
            <w:szCs w:val="27"/>
            <w:lang w:val="en-GB"/>
          </w:rPr>
          <w:delText>13.1 Indemnity</w:delText>
        </w:r>
      </w:del>
    </w:p>
    <w:p w14:paraId="5BADA239" w14:textId="36734C86" w:rsidR="00173DFA" w:rsidRPr="00173DFA" w:rsidDel="006A029C" w:rsidRDefault="00173DFA" w:rsidP="00173DFA">
      <w:pPr>
        <w:spacing w:before="100" w:beforeAutospacing="1" w:after="100" w:afterAutospacing="1" w:line="300" w:lineRule="atLeast"/>
        <w:rPr>
          <w:del w:id="146" w:author="Noel Morrow" w:date="2026-03-26T12:13:00Z" w16du:dateUtc="2026-03-26T12:13:00Z"/>
          <w:rFonts w:ascii="Segoe UI" w:eastAsia="Times New Roman" w:hAnsi="Segoe UI" w:cs="Segoe UI"/>
          <w:sz w:val="21"/>
          <w:szCs w:val="21"/>
          <w:lang w:val="en-GB"/>
        </w:rPr>
      </w:pPr>
      <w:del w:id="147" w:author="Noel Morrow" w:date="2026-03-26T12:13:00Z" w16du:dateUtc="2026-03-26T12:13:00Z">
        <w:r w:rsidRPr="00173DFA" w:rsidDel="006A029C">
          <w:rPr>
            <w:rFonts w:ascii="Segoe UI" w:eastAsia="Times New Roman" w:hAnsi="Segoe UI" w:cs="Segoe UI"/>
            <w:b/>
            <w:bCs/>
            <w:sz w:val="21"/>
            <w:szCs w:val="21"/>
            <w:lang w:val="en-GB"/>
          </w:rPr>
          <w:delText>(i) Indemnification by MRT</w:delText>
        </w:r>
        <w:r w:rsidRPr="00173DFA" w:rsidDel="006A029C">
          <w:rPr>
            <w:rFonts w:ascii="Segoe UI" w:eastAsia="Times New Roman" w:hAnsi="Segoe UI" w:cs="Segoe UI"/>
            <w:sz w:val="21"/>
            <w:szCs w:val="21"/>
            <w:lang w:val="en-GB"/>
          </w:rPr>
          <w:br/>
          <w:delText xml:space="preserve">MRT hereby agrees to indemnify the User, its Affiliates and its and their officers, directors, employees and agents (each a “User Indemnitee”) from any loss, damage, cost or expense, settlements, fines, disbursements (including reasonable legal fees) (collectively “Loss”) arising from any complaint, claim, demand, assessment, action, suit, or proceeding, brought by any third party (each a “Claim”) </w:delText>
        </w:r>
        <w:r w:rsidRPr="00173DFA" w:rsidDel="006A029C">
          <w:rPr>
            <w:rFonts w:ascii="Segoe UI" w:eastAsia="Times New Roman" w:hAnsi="Segoe UI" w:cs="Segoe UI"/>
            <w:b/>
            <w:bCs/>
            <w:sz w:val="21"/>
            <w:szCs w:val="21"/>
            <w:lang w:val="en-GB"/>
          </w:rPr>
          <w:delText>to the extent such Claim results from MRT’s</w:delText>
        </w:r>
        <w:r w:rsidRPr="00173DFA" w:rsidDel="006A029C">
          <w:rPr>
            <w:rFonts w:ascii="Segoe UI" w:eastAsia="Times New Roman" w:hAnsi="Segoe UI" w:cs="Segoe UI"/>
            <w:sz w:val="21"/>
            <w:szCs w:val="21"/>
            <w:lang w:val="en-GB"/>
          </w:rPr>
          <w:br/>
          <w:delText>(i) negligence or intentional misconduct during the term of this MULA or (ii) any damage caused by a breach or misappropriation by MRT of the copyright existing in the COA.</w:delText>
        </w:r>
        <w:r w:rsidRPr="00173DFA" w:rsidDel="006A029C">
          <w:rPr>
            <w:rFonts w:ascii="Segoe UI" w:eastAsia="Times New Roman" w:hAnsi="Segoe UI" w:cs="Segoe UI"/>
            <w:sz w:val="21"/>
            <w:szCs w:val="21"/>
            <w:lang w:val="en-GB"/>
          </w:rPr>
          <w:br/>
        </w:r>
        <w:r w:rsidRPr="00173DFA" w:rsidDel="006A029C">
          <w:rPr>
            <w:rFonts w:ascii="Segoe UI" w:eastAsia="Times New Roman" w:hAnsi="Segoe UI" w:cs="Segoe UI"/>
            <w:b/>
            <w:bCs/>
            <w:sz w:val="21"/>
            <w:szCs w:val="21"/>
            <w:lang w:val="en-GB"/>
          </w:rPr>
          <w:delText>(a) negligence, wilful misconduct, or breach of this MULA by MRT; or</w:delText>
        </w:r>
        <w:r w:rsidRPr="00173DFA" w:rsidDel="006A029C">
          <w:rPr>
            <w:rFonts w:ascii="Segoe UI" w:eastAsia="Times New Roman" w:hAnsi="Segoe UI" w:cs="Segoe UI"/>
            <w:b/>
            <w:bCs/>
            <w:sz w:val="21"/>
            <w:szCs w:val="21"/>
            <w:lang w:val="en-GB"/>
          </w:rPr>
          <w:br/>
          <w:delText>(b) any infringement or alleged infringement of third</w:delText>
        </w:r>
        <w:r w:rsidRPr="00173DFA" w:rsidDel="006A029C">
          <w:rPr>
            <w:rFonts w:ascii="Segoe UI" w:eastAsia="Times New Roman" w:hAnsi="Segoe UI" w:cs="Segoe UI"/>
            <w:b/>
            <w:bCs/>
            <w:sz w:val="21"/>
            <w:szCs w:val="21"/>
            <w:lang w:val="en-GB"/>
          </w:rPr>
          <w:noBreakHyphen/>
          <w:delText>party intellectual property rights arising from the COA or Documentation as supplied by MRT.</w:delText>
        </w:r>
      </w:del>
    </w:p>
    <w:p w14:paraId="2F354152" w14:textId="6E86710B" w:rsidR="00173DFA" w:rsidRPr="00173DFA" w:rsidDel="006A029C" w:rsidRDefault="00173DFA" w:rsidP="00173DFA">
      <w:pPr>
        <w:spacing w:after="0" w:line="300" w:lineRule="atLeast"/>
        <w:rPr>
          <w:del w:id="148" w:author="Noel Morrow" w:date="2026-03-26T12:13:00Z" w16du:dateUtc="2026-03-26T12:13:00Z"/>
          <w:rFonts w:ascii="Segoe UI" w:eastAsia="Times New Roman" w:hAnsi="Segoe UI" w:cs="Segoe UI"/>
          <w:sz w:val="21"/>
          <w:szCs w:val="21"/>
          <w:lang w:val="en-GB"/>
        </w:rPr>
      </w:pPr>
      <w:del w:id="149" w:author="Noel Morrow" w:date="2026-03-26T12:13:00Z" w16du:dateUtc="2026-03-26T12:13:00Z">
        <w:r w:rsidRPr="00173DFA" w:rsidDel="006A029C">
          <w:rPr>
            <w:rFonts w:ascii="Segoe UI" w:eastAsia="Times New Roman" w:hAnsi="Segoe UI" w:cs="Segoe UI"/>
            <w:sz w:val="21"/>
            <w:szCs w:val="21"/>
            <w:lang w:val="en-GB"/>
          </w:rPr>
          <w:pict w14:anchorId="70CE72F7">
            <v:rect id="_x0000_i1058" style="width:0;height:1.5pt" o:hralign="center" o:hrstd="t" o:hr="t" fillcolor="#a0a0a0" stroked="f"/>
          </w:pict>
        </w:r>
      </w:del>
    </w:p>
    <w:p w14:paraId="2917ADBF" w14:textId="345204CA" w:rsidR="00173DFA" w:rsidRPr="00173DFA" w:rsidDel="006A029C" w:rsidRDefault="00173DFA" w:rsidP="00173DFA">
      <w:pPr>
        <w:spacing w:before="100" w:beforeAutospacing="1" w:after="100" w:afterAutospacing="1" w:line="300" w:lineRule="atLeast"/>
        <w:rPr>
          <w:del w:id="150" w:author="Noel Morrow" w:date="2026-03-26T12:13:00Z" w16du:dateUtc="2026-03-26T12:13:00Z"/>
          <w:rFonts w:ascii="Segoe UI" w:eastAsia="Times New Roman" w:hAnsi="Segoe UI" w:cs="Segoe UI"/>
          <w:sz w:val="21"/>
          <w:szCs w:val="21"/>
          <w:lang w:val="en-GB"/>
        </w:rPr>
      </w:pPr>
      <w:del w:id="151" w:author="Noel Morrow" w:date="2026-03-26T12:13:00Z" w16du:dateUtc="2026-03-26T12:13:00Z">
        <w:r w:rsidRPr="00173DFA" w:rsidDel="006A029C">
          <w:rPr>
            <w:rFonts w:ascii="Segoe UI" w:eastAsia="Times New Roman" w:hAnsi="Segoe UI" w:cs="Segoe UI"/>
            <w:b/>
            <w:bCs/>
            <w:sz w:val="21"/>
            <w:szCs w:val="21"/>
            <w:lang w:val="en-GB"/>
          </w:rPr>
          <w:delText>(ii) Indemnification by the User</w:delText>
        </w:r>
        <w:r w:rsidRPr="00173DFA" w:rsidDel="006A029C">
          <w:rPr>
            <w:rFonts w:ascii="Segoe UI" w:eastAsia="Times New Roman" w:hAnsi="Segoe UI" w:cs="Segoe UI"/>
            <w:sz w:val="21"/>
            <w:szCs w:val="21"/>
            <w:lang w:val="en-GB"/>
          </w:rPr>
          <w:br/>
          <w:delText>The User hereby agrees to indemnify MRT, its Affiliates and its and their officers, directors, employees and agents (each an “MRT Indemnitee”) from Loss arising from any Claim relating to or arising from:</w:delText>
        </w:r>
        <w:r w:rsidRPr="00173DFA" w:rsidDel="006A029C">
          <w:rPr>
            <w:rFonts w:ascii="Segoe UI" w:eastAsia="Times New Roman" w:hAnsi="Segoe UI" w:cs="Segoe UI"/>
            <w:sz w:val="21"/>
            <w:szCs w:val="21"/>
            <w:lang w:val="en-GB"/>
          </w:rPr>
          <w:br/>
          <w:delText>(i) User Indemnitees’ negligence or intentional misconduct;</w:delText>
        </w:r>
        <w:r w:rsidRPr="00173DFA" w:rsidDel="006A029C">
          <w:rPr>
            <w:rFonts w:ascii="Segoe UI" w:eastAsia="Times New Roman" w:hAnsi="Segoe UI" w:cs="Segoe UI"/>
            <w:sz w:val="21"/>
            <w:szCs w:val="21"/>
            <w:lang w:val="en-GB"/>
          </w:rPr>
          <w:br/>
          <w:delText>(ii) the use/non</w:delText>
        </w:r>
        <w:r w:rsidRPr="00173DFA" w:rsidDel="006A029C">
          <w:rPr>
            <w:rFonts w:ascii="Segoe UI" w:eastAsia="Times New Roman" w:hAnsi="Segoe UI" w:cs="Segoe UI"/>
            <w:sz w:val="21"/>
            <w:szCs w:val="21"/>
            <w:lang w:val="en-GB"/>
          </w:rPr>
          <w:noBreakHyphen/>
          <w:delText>use or administration of the COA by or on behalf of the User;</w:delText>
        </w:r>
      </w:del>
    </w:p>
    <w:p w14:paraId="0C7152C1" w14:textId="7BB8DA23" w:rsidR="00173DFA" w:rsidRPr="00173DFA" w:rsidDel="006A029C" w:rsidRDefault="00173DFA" w:rsidP="00173DFA">
      <w:pPr>
        <w:spacing w:before="100" w:beforeAutospacing="1" w:after="100" w:afterAutospacing="1" w:line="300" w:lineRule="atLeast"/>
        <w:rPr>
          <w:del w:id="152" w:author="Noel Morrow" w:date="2026-03-26T12:13:00Z" w16du:dateUtc="2026-03-26T12:13:00Z"/>
          <w:rFonts w:ascii="Segoe UI" w:eastAsia="Times New Roman" w:hAnsi="Segoe UI" w:cs="Segoe UI"/>
          <w:sz w:val="21"/>
          <w:szCs w:val="21"/>
          <w:lang w:val="en-GB"/>
        </w:rPr>
      </w:pPr>
      <w:del w:id="153" w:author="Noel Morrow" w:date="2026-03-26T12:13:00Z" w16du:dateUtc="2026-03-26T12:13:00Z">
        <w:r w:rsidRPr="00173DFA" w:rsidDel="006A029C">
          <w:rPr>
            <w:rFonts w:ascii="Segoe UI" w:eastAsia="Times New Roman" w:hAnsi="Segoe UI" w:cs="Segoe UI"/>
            <w:b/>
            <w:bCs/>
            <w:sz w:val="21"/>
            <w:szCs w:val="21"/>
            <w:lang w:val="en-GB"/>
          </w:rPr>
          <w:delText>provided that the User shall not be required to indemnify MRT for any Loss to the extent such Loss results from MRT’s own negligence, wilful misconduct, breach of this MULA, or failure to meet its obligations.</w:delText>
        </w:r>
      </w:del>
    </w:p>
    <w:p w14:paraId="72806BD6" w14:textId="687E8019" w:rsidR="00173DFA" w:rsidRPr="00173DFA" w:rsidDel="006A029C" w:rsidRDefault="00173DFA" w:rsidP="00173DFA">
      <w:pPr>
        <w:spacing w:before="100" w:beforeAutospacing="1" w:after="100" w:afterAutospacing="1" w:line="300" w:lineRule="atLeast"/>
        <w:rPr>
          <w:del w:id="154" w:author="Noel Morrow" w:date="2026-03-26T12:13:00Z" w16du:dateUtc="2026-03-26T12:13:00Z"/>
          <w:rFonts w:ascii="Segoe UI" w:eastAsia="Times New Roman" w:hAnsi="Segoe UI" w:cs="Segoe UI"/>
          <w:sz w:val="21"/>
          <w:szCs w:val="21"/>
          <w:lang w:val="en-GB"/>
        </w:rPr>
      </w:pPr>
      <w:del w:id="155" w:author="Noel Morrow" w:date="2026-03-26T12:13:00Z" w16du:dateUtc="2026-03-26T12:13:00Z">
        <w:r w:rsidRPr="00173DFA" w:rsidDel="006A029C">
          <w:rPr>
            <w:rFonts w:ascii="Segoe UI" w:eastAsia="Times New Roman" w:hAnsi="Segoe UI" w:cs="Segoe UI"/>
            <w:sz w:val="21"/>
            <w:szCs w:val="21"/>
            <w:lang w:val="en-GB"/>
          </w:rPr>
          <w:delText>provided that if and to the extent such Loss arises from MRT’s negligence or intentional misconduct in the performance of the MULA, then the amount of the Loss that the User shall indemnify MRT for shall be reduced by an amount in proportion to the percentage of MRT’s responsibilities for such Loss.</w:delText>
        </w:r>
      </w:del>
    </w:p>
    <w:p w14:paraId="43B5D3A6" w14:textId="5C316700" w:rsidR="00173DFA" w:rsidRPr="00173DFA" w:rsidDel="006A029C" w:rsidRDefault="00173DFA" w:rsidP="00173DFA">
      <w:pPr>
        <w:spacing w:after="0" w:line="300" w:lineRule="atLeast"/>
        <w:rPr>
          <w:del w:id="156" w:author="Noel Morrow" w:date="2026-03-26T12:13:00Z" w16du:dateUtc="2026-03-26T12:13:00Z"/>
          <w:rFonts w:ascii="Segoe UI" w:eastAsia="Times New Roman" w:hAnsi="Segoe UI" w:cs="Segoe UI"/>
          <w:sz w:val="21"/>
          <w:szCs w:val="21"/>
          <w:lang w:val="en-GB"/>
        </w:rPr>
      </w:pPr>
      <w:del w:id="157" w:author="Noel Morrow" w:date="2026-03-26T12:13:00Z" w16du:dateUtc="2026-03-26T12:13:00Z">
        <w:r w:rsidRPr="00173DFA" w:rsidDel="006A029C">
          <w:rPr>
            <w:rFonts w:ascii="Segoe UI" w:eastAsia="Times New Roman" w:hAnsi="Segoe UI" w:cs="Segoe UI"/>
            <w:sz w:val="21"/>
            <w:szCs w:val="21"/>
            <w:lang w:val="en-GB"/>
          </w:rPr>
          <w:pict w14:anchorId="3B1D6192">
            <v:rect id="_x0000_i1059" style="width:0;height:1.5pt" o:hralign="center" o:hrstd="t" o:hr="t" fillcolor="#a0a0a0" stroked="f"/>
          </w:pict>
        </w:r>
      </w:del>
    </w:p>
    <w:p w14:paraId="31855827" w14:textId="0EB71D31" w:rsidR="00173DFA" w:rsidRPr="00173DFA" w:rsidDel="006A029C" w:rsidRDefault="00173DFA" w:rsidP="00173DFA">
      <w:pPr>
        <w:spacing w:before="100" w:beforeAutospacing="1" w:after="100" w:afterAutospacing="1" w:line="300" w:lineRule="atLeast"/>
        <w:outlineLvl w:val="2"/>
        <w:rPr>
          <w:del w:id="158" w:author="Noel Morrow" w:date="2026-03-26T12:13:00Z" w16du:dateUtc="2026-03-26T12:13:00Z"/>
          <w:rFonts w:ascii="Segoe UI" w:eastAsia="Times New Roman" w:hAnsi="Segoe UI" w:cs="Segoe UI"/>
          <w:b/>
          <w:bCs/>
          <w:sz w:val="27"/>
          <w:szCs w:val="27"/>
          <w:lang w:val="en-GB"/>
        </w:rPr>
      </w:pPr>
      <w:del w:id="159" w:author="Noel Morrow" w:date="2026-03-26T12:13:00Z" w16du:dateUtc="2026-03-26T12:13:00Z">
        <w:r w:rsidRPr="00173DFA" w:rsidDel="006A029C">
          <w:rPr>
            <w:rFonts w:ascii="Segoe UI" w:eastAsia="Times New Roman" w:hAnsi="Segoe UI" w:cs="Segoe UI"/>
            <w:b/>
            <w:bCs/>
            <w:sz w:val="27"/>
            <w:szCs w:val="27"/>
            <w:lang w:val="en-GB"/>
          </w:rPr>
          <w:delText>13.2 Warranty and Liability</w:delText>
        </w:r>
      </w:del>
    </w:p>
    <w:p w14:paraId="6393A9A1" w14:textId="50EBEA8D" w:rsidR="00173DFA" w:rsidRPr="00173DFA" w:rsidDel="006A029C" w:rsidRDefault="00173DFA" w:rsidP="00173DFA">
      <w:pPr>
        <w:spacing w:before="100" w:beforeAutospacing="1" w:after="100" w:afterAutospacing="1" w:line="300" w:lineRule="atLeast"/>
        <w:rPr>
          <w:del w:id="160" w:author="Noel Morrow" w:date="2026-03-26T12:13:00Z" w16du:dateUtc="2026-03-26T12:13:00Z"/>
          <w:rFonts w:ascii="Segoe UI" w:eastAsia="Times New Roman" w:hAnsi="Segoe UI" w:cs="Segoe UI"/>
          <w:sz w:val="21"/>
          <w:szCs w:val="21"/>
          <w:lang w:val="en-GB"/>
        </w:rPr>
      </w:pPr>
      <w:del w:id="161" w:author="Noel Morrow" w:date="2026-03-26T12:13:00Z" w16du:dateUtc="2026-03-26T12:13:00Z">
        <w:r w:rsidRPr="00173DFA" w:rsidDel="006A029C">
          <w:rPr>
            <w:rFonts w:ascii="Segoe UI" w:eastAsia="Times New Roman" w:hAnsi="Segoe UI" w:cs="Segoe UI"/>
            <w:sz w:val="21"/>
            <w:szCs w:val="21"/>
            <w:lang w:val="en-GB"/>
          </w:rPr>
          <w:delText>(i) The User understands and agrees that the COA is provided “as is”… and that MRT… accept no responsibility</w:delText>
        </w:r>
        <w:r w:rsidRPr="00173DFA" w:rsidDel="006A029C">
          <w:rPr>
            <w:rFonts w:ascii="Segoe UI" w:eastAsia="Times New Roman" w:hAnsi="Segoe UI" w:cs="Segoe UI"/>
            <w:sz w:val="21"/>
            <w:szCs w:val="21"/>
            <w:lang w:val="en-GB"/>
          </w:rPr>
          <w:br/>
        </w:r>
        <w:r w:rsidRPr="00173DFA" w:rsidDel="006A029C">
          <w:rPr>
            <w:rFonts w:ascii="Segoe UI" w:eastAsia="Times New Roman" w:hAnsi="Segoe UI" w:cs="Segoe UI"/>
            <w:b/>
            <w:bCs/>
            <w:sz w:val="21"/>
            <w:szCs w:val="21"/>
            <w:lang w:val="en-GB"/>
          </w:rPr>
          <w:delText>MRT warrants that it has the right to grant the License under this MULA and that the COA and Documentation, when used in accordance with this MULA, will not knowingly infringe the rights of any third party.</w:delText>
        </w:r>
        <w:r w:rsidRPr="00173DFA" w:rsidDel="006A029C">
          <w:rPr>
            <w:rFonts w:ascii="Segoe UI" w:eastAsia="Times New Roman" w:hAnsi="Segoe UI" w:cs="Segoe UI"/>
            <w:sz w:val="21"/>
            <w:szCs w:val="21"/>
            <w:lang w:val="en-GB"/>
          </w:rPr>
          <w:br/>
          <w:delText>Except as expressly stated, the COA is provided “as is” and MRT does not warrant fitness for a particular purpose.</w:delText>
        </w:r>
      </w:del>
    </w:p>
    <w:p w14:paraId="32DF810C" w14:textId="0042555F" w:rsidR="00173DFA" w:rsidRPr="00173DFA" w:rsidDel="006A029C" w:rsidRDefault="00173DFA" w:rsidP="00173DFA">
      <w:pPr>
        <w:spacing w:before="100" w:beforeAutospacing="1" w:after="100" w:afterAutospacing="1" w:line="300" w:lineRule="atLeast"/>
        <w:rPr>
          <w:del w:id="162" w:author="Noel Morrow" w:date="2026-03-26T12:13:00Z" w16du:dateUtc="2026-03-26T12:13:00Z"/>
          <w:rFonts w:ascii="Segoe UI" w:eastAsia="Times New Roman" w:hAnsi="Segoe UI" w:cs="Segoe UI"/>
          <w:sz w:val="21"/>
          <w:szCs w:val="21"/>
          <w:lang w:val="en-GB"/>
        </w:rPr>
      </w:pPr>
      <w:del w:id="163" w:author="Noel Morrow" w:date="2026-03-26T12:13:00Z" w16du:dateUtc="2026-03-26T12:13:00Z">
        <w:r w:rsidRPr="00173DFA" w:rsidDel="006A029C">
          <w:rPr>
            <w:rFonts w:ascii="Segoe UI" w:eastAsia="Times New Roman" w:hAnsi="Segoe UI" w:cs="Segoe UI"/>
            <w:sz w:val="21"/>
            <w:szCs w:val="21"/>
            <w:lang w:val="en-GB"/>
          </w:rPr>
          <w:delText>(ii) MRT may not be held liable for the termination of a WO due to the termination of the Collaboration Agreement on the COA where MRT is not at fault.</w:delText>
        </w:r>
        <w:r w:rsidRPr="00173DFA" w:rsidDel="006A029C">
          <w:rPr>
            <w:rFonts w:ascii="Segoe UI" w:eastAsia="Times New Roman" w:hAnsi="Segoe UI" w:cs="Segoe UI"/>
            <w:sz w:val="21"/>
            <w:szCs w:val="21"/>
            <w:lang w:val="en-GB"/>
          </w:rPr>
          <w:br/>
        </w:r>
        <w:r w:rsidRPr="00173DFA" w:rsidDel="006A029C">
          <w:rPr>
            <w:rFonts w:ascii="Segoe UI" w:eastAsia="Times New Roman" w:hAnsi="Segoe UI" w:cs="Segoe UI"/>
            <w:b/>
            <w:bCs/>
            <w:sz w:val="21"/>
            <w:szCs w:val="21"/>
            <w:lang w:val="en-GB"/>
          </w:rPr>
          <w:delText>For clarity, MRT shall provide the User with prompt written notice if such a termination becomes reasonably likely.</w:delText>
        </w:r>
      </w:del>
    </w:p>
    <w:p w14:paraId="436670FE" w14:textId="09E6DBA0" w:rsidR="00173DFA" w:rsidRPr="00173DFA" w:rsidDel="006A029C" w:rsidRDefault="00173DFA" w:rsidP="00173DFA">
      <w:pPr>
        <w:spacing w:after="0" w:line="300" w:lineRule="atLeast"/>
        <w:rPr>
          <w:del w:id="164" w:author="Noel Morrow" w:date="2026-03-26T12:13:00Z" w16du:dateUtc="2026-03-26T12:13:00Z"/>
          <w:rFonts w:ascii="Segoe UI" w:eastAsia="Times New Roman" w:hAnsi="Segoe UI" w:cs="Segoe UI"/>
          <w:sz w:val="21"/>
          <w:szCs w:val="21"/>
          <w:lang w:val="en-GB"/>
        </w:rPr>
      </w:pPr>
      <w:del w:id="165" w:author="Noel Morrow" w:date="2026-03-26T12:13:00Z" w16du:dateUtc="2026-03-26T12:13:00Z">
        <w:r w:rsidRPr="00173DFA" w:rsidDel="006A029C">
          <w:rPr>
            <w:rFonts w:ascii="Segoe UI" w:eastAsia="Times New Roman" w:hAnsi="Segoe UI" w:cs="Segoe UI"/>
            <w:sz w:val="21"/>
            <w:szCs w:val="21"/>
            <w:lang w:val="en-GB"/>
          </w:rPr>
          <w:pict w14:anchorId="7134F0FB">
            <v:rect id="_x0000_i1060" style="width:0;height:1.5pt" o:hralign="center" o:hrstd="t" o:hr="t" fillcolor="#a0a0a0" stroked="f"/>
          </w:pict>
        </w:r>
      </w:del>
    </w:p>
    <w:p w14:paraId="4C098CA0" w14:textId="0243AA97" w:rsidR="00173DFA" w:rsidRPr="00173DFA" w:rsidDel="006A029C" w:rsidRDefault="00173DFA" w:rsidP="00173DFA">
      <w:pPr>
        <w:spacing w:before="100" w:beforeAutospacing="1" w:after="100" w:afterAutospacing="1" w:line="300" w:lineRule="atLeast"/>
        <w:outlineLvl w:val="2"/>
        <w:rPr>
          <w:del w:id="166" w:author="Noel Morrow" w:date="2026-03-26T12:13:00Z" w16du:dateUtc="2026-03-26T12:13:00Z"/>
          <w:rFonts w:ascii="Segoe UI" w:eastAsia="Times New Roman" w:hAnsi="Segoe UI" w:cs="Segoe UI"/>
          <w:b/>
          <w:bCs/>
          <w:sz w:val="27"/>
          <w:szCs w:val="27"/>
          <w:lang w:val="en-GB"/>
        </w:rPr>
      </w:pPr>
      <w:del w:id="167" w:author="Noel Morrow" w:date="2026-03-26T12:13:00Z" w16du:dateUtc="2026-03-26T12:13:00Z">
        <w:r w:rsidRPr="00173DFA" w:rsidDel="006A029C">
          <w:rPr>
            <w:rFonts w:ascii="Segoe UI" w:eastAsia="Times New Roman" w:hAnsi="Segoe UI" w:cs="Segoe UI"/>
            <w:b/>
            <w:bCs/>
            <w:sz w:val="27"/>
            <w:szCs w:val="27"/>
            <w:lang w:val="en-GB"/>
          </w:rPr>
          <w:delText>13.3 Limitation of Liability</w:delText>
        </w:r>
      </w:del>
    </w:p>
    <w:p w14:paraId="2564B37D" w14:textId="725EA7EE" w:rsidR="00173DFA" w:rsidRPr="00173DFA" w:rsidDel="006A029C" w:rsidRDefault="00173DFA" w:rsidP="00173DFA">
      <w:pPr>
        <w:spacing w:before="100" w:beforeAutospacing="1" w:after="100" w:afterAutospacing="1" w:line="300" w:lineRule="atLeast"/>
        <w:rPr>
          <w:del w:id="168" w:author="Noel Morrow" w:date="2026-03-26T12:13:00Z" w16du:dateUtc="2026-03-26T12:13:00Z"/>
          <w:rFonts w:ascii="Segoe UI" w:eastAsia="Times New Roman" w:hAnsi="Segoe UI" w:cs="Segoe UI"/>
          <w:sz w:val="21"/>
          <w:szCs w:val="21"/>
          <w:lang w:val="en-GB"/>
        </w:rPr>
      </w:pPr>
      <w:del w:id="169" w:author="Noel Morrow" w:date="2026-03-26T12:13:00Z" w16du:dateUtc="2026-03-26T12:13:00Z">
        <w:r w:rsidRPr="00173DFA" w:rsidDel="006A029C">
          <w:rPr>
            <w:rFonts w:ascii="Segoe UI" w:eastAsia="Times New Roman" w:hAnsi="Segoe UI" w:cs="Segoe UI"/>
            <w:sz w:val="21"/>
            <w:szCs w:val="21"/>
            <w:lang w:val="en-GB"/>
          </w:rPr>
          <w:delText>(i) Neither Party (including its Affiliates) shall be liable to the other for indirect, consequential, special or incidental loss or damage or any loss of profits…</w:delText>
        </w:r>
        <w:r w:rsidRPr="00173DFA" w:rsidDel="006A029C">
          <w:rPr>
            <w:rFonts w:ascii="Segoe UI" w:eastAsia="Times New Roman" w:hAnsi="Segoe UI" w:cs="Segoe UI"/>
            <w:sz w:val="21"/>
            <w:szCs w:val="21"/>
            <w:lang w:val="en-GB"/>
          </w:rPr>
          <w:br/>
        </w:r>
        <w:r w:rsidRPr="00173DFA" w:rsidDel="006A029C">
          <w:rPr>
            <w:rFonts w:ascii="Segoe UI" w:eastAsia="Times New Roman" w:hAnsi="Segoe UI" w:cs="Segoe UI"/>
            <w:i/>
            <w:iCs/>
            <w:sz w:val="21"/>
            <w:szCs w:val="21"/>
            <w:lang w:val="en-GB"/>
          </w:rPr>
          <w:delText>(kept largely unchanged for mutual fairness)</w:delText>
        </w:r>
      </w:del>
    </w:p>
    <w:p w14:paraId="23468253" w14:textId="7272D299" w:rsidR="00173DFA" w:rsidRPr="00173DFA" w:rsidDel="006A029C" w:rsidRDefault="00173DFA" w:rsidP="00173DFA">
      <w:pPr>
        <w:spacing w:before="100" w:beforeAutospacing="1" w:after="100" w:afterAutospacing="1" w:line="300" w:lineRule="atLeast"/>
        <w:rPr>
          <w:del w:id="170" w:author="Noel Morrow" w:date="2026-03-26T12:13:00Z" w16du:dateUtc="2026-03-26T12:13:00Z"/>
          <w:rFonts w:ascii="Segoe UI" w:eastAsia="Times New Roman" w:hAnsi="Segoe UI" w:cs="Segoe UI"/>
          <w:sz w:val="21"/>
          <w:szCs w:val="21"/>
          <w:lang w:val="en-GB"/>
        </w:rPr>
      </w:pPr>
      <w:del w:id="171" w:author="Noel Morrow" w:date="2026-03-26T12:13:00Z" w16du:dateUtc="2026-03-26T12:13:00Z">
        <w:r w:rsidRPr="00173DFA" w:rsidDel="006A029C">
          <w:rPr>
            <w:rFonts w:ascii="Segoe UI" w:eastAsia="Times New Roman" w:hAnsi="Segoe UI" w:cs="Segoe UI"/>
            <w:sz w:val="21"/>
            <w:szCs w:val="21"/>
            <w:lang w:val="en-GB"/>
          </w:rPr>
          <w:delText>(ii) Notwithstanding anything to the contrary… the maximum aggregate liability of MRT… shall not exceed the amount of the fees paid under the individual WO</w:delText>
        </w:r>
      </w:del>
    </w:p>
    <w:p w14:paraId="630281AB" w14:textId="1CB65ED6" w:rsidR="00173DFA" w:rsidRPr="00173DFA" w:rsidDel="006A029C" w:rsidRDefault="00173DFA" w:rsidP="00173DFA">
      <w:pPr>
        <w:spacing w:before="100" w:beforeAutospacing="1" w:after="100" w:afterAutospacing="1" w:line="300" w:lineRule="atLeast"/>
        <w:rPr>
          <w:del w:id="172" w:author="Noel Morrow" w:date="2026-03-26T12:13:00Z" w16du:dateUtc="2026-03-26T12:13:00Z"/>
          <w:rFonts w:ascii="Segoe UI" w:eastAsia="Times New Roman" w:hAnsi="Segoe UI" w:cs="Segoe UI"/>
          <w:sz w:val="21"/>
          <w:szCs w:val="21"/>
          <w:lang w:val="en-GB"/>
        </w:rPr>
      </w:pPr>
      <w:del w:id="173" w:author="Noel Morrow" w:date="2026-03-26T12:13:00Z" w16du:dateUtc="2026-03-26T12:13:00Z">
        <w:r w:rsidRPr="00173DFA" w:rsidDel="006A029C">
          <w:rPr>
            <w:rFonts w:ascii="Segoe UI" w:eastAsia="Times New Roman" w:hAnsi="Segoe UI" w:cs="Segoe UI"/>
            <w:b/>
            <w:bCs/>
            <w:sz w:val="21"/>
            <w:szCs w:val="21"/>
            <w:lang w:val="en-GB"/>
          </w:rPr>
          <w:delText>The total aggregate liability of each Party to the other under this MULA and any WO, whether in contract, tort or otherwise, shall not exceed the total fees paid and payable under the individual WO giving rise to the claim, except that this limitation shall not apply to:</w:delText>
        </w:r>
      </w:del>
    </w:p>
    <w:p w14:paraId="72355CF4" w14:textId="72A218B1" w:rsidR="00173DFA" w:rsidRPr="00173DFA" w:rsidDel="006A029C" w:rsidRDefault="00173DFA" w:rsidP="00173DFA">
      <w:pPr>
        <w:numPr>
          <w:ilvl w:val="0"/>
          <w:numId w:val="26"/>
        </w:numPr>
        <w:spacing w:before="100" w:beforeAutospacing="1" w:after="100" w:afterAutospacing="1" w:line="300" w:lineRule="atLeast"/>
        <w:rPr>
          <w:del w:id="174" w:author="Noel Morrow" w:date="2026-03-26T12:13:00Z" w16du:dateUtc="2026-03-26T12:13:00Z"/>
          <w:rFonts w:ascii="Segoe UI" w:eastAsia="Times New Roman" w:hAnsi="Segoe UI" w:cs="Segoe UI"/>
          <w:sz w:val="21"/>
          <w:szCs w:val="21"/>
          <w:lang w:val="en-GB"/>
        </w:rPr>
      </w:pPr>
      <w:del w:id="175" w:author="Noel Morrow" w:date="2026-03-26T12:13:00Z" w16du:dateUtc="2026-03-26T12:13:00Z">
        <w:r w:rsidRPr="00173DFA" w:rsidDel="006A029C">
          <w:rPr>
            <w:rFonts w:ascii="Segoe UI" w:eastAsia="Times New Roman" w:hAnsi="Segoe UI" w:cs="Segoe UI"/>
            <w:b/>
            <w:bCs/>
            <w:sz w:val="21"/>
            <w:szCs w:val="21"/>
            <w:lang w:val="en-GB"/>
          </w:rPr>
          <w:delText>a Party’s indemnity obligations under Section 13.1;</w:delText>
        </w:r>
      </w:del>
    </w:p>
    <w:p w14:paraId="043BE2B2" w14:textId="68463019" w:rsidR="00173DFA" w:rsidRPr="00173DFA" w:rsidDel="006A029C" w:rsidRDefault="00173DFA" w:rsidP="00173DFA">
      <w:pPr>
        <w:numPr>
          <w:ilvl w:val="0"/>
          <w:numId w:val="26"/>
        </w:numPr>
        <w:spacing w:before="100" w:beforeAutospacing="1" w:after="100" w:afterAutospacing="1" w:line="300" w:lineRule="atLeast"/>
        <w:rPr>
          <w:del w:id="176" w:author="Noel Morrow" w:date="2026-03-26T12:13:00Z" w16du:dateUtc="2026-03-26T12:13:00Z"/>
          <w:rFonts w:ascii="Segoe UI" w:eastAsia="Times New Roman" w:hAnsi="Segoe UI" w:cs="Segoe UI"/>
          <w:sz w:val="21"/>
          <w:szCs w:val="21"/>
          <w:lang w:val="en-GB"/>
        </w:rPr>
      </w:pPr>
      <w:del w:id="177" w:author="Noel Morrow" w:date="2026-03-26T12:13:00Z" w16du:dateUtc="2026-03-26T12:13:00Z">
        <w:r w:rsidRPr="00173DFA" w:rsidDel="006A029C">
          <w:rPr>
            <w:rFonts w:ascii="Segoe UI" w:eastAsia="Times New Roman" w:hAnsi="Segoe UI" w:cs="Segoe UI"/>
            <w:b/>
            <w:bCs/>
            <w:sz w:val="21"/>
            <w:szCs w:val="21"/>
            <w:lang w:val="en-GB"/>
          </w:rPr>
          <w:delText>breach of confidentiality;</w:delText>
        </w:r>
      </w:del>
    </w:p>
    <w:p w14:paraId="0874896E" w14:textId="6A5E145B" w:rsidR="00173DFA" w:rsidRPr="00173DFA" w:rsidDel="006A029C" w:rsidRDefault="00173DFA" w:rsidP="00173DFA">
      <w:pPr>
        <w:numPr>
          <w:ilvl w:val="0"/>
          <w:numId w:val="26"/>
        </w:numPr>
        <w:spacing w:before="100" w:beforeAutospacing="1" w:after="100" w:afterAutospacing="1" w:line="300" w:lineRule="atLeast"/>
        <w:rPr>
          <w:del w:id="178" w:author="Noel Morrow" w:date="2026-03-26T12:13:00Z" w16du:dateUtc="2026-03-26T12:13:00Z"/>
          <w:rFonts w:ascii="Segoe UI" w:eastAsia="Times New Roman" w:hAnsi="Segoe UI" w:cs="Segoe UI"/>
          <w:sz w:val="21"/>
          <w:szCs w:val="21"/>
          <w:lang w:val="en-GB"/>
        </w:rPr>
      </w:pPr>
      <w:del w:id="179" w:author="Noel Morrow" w:date="2026-03-26T12:13:00Z" w16du:dateUtc="2026-03-26T12:13:00Z">
        <w:r w:rsidRPr="00173DFA" w:rsidDel="006A029C">
          <w:rPr>
            <w:rFonts w:ascii="Segoe UI" w:eastAsia="Times New Roman" w:hAnsi="Segoe UI" w:cs="Segoe UI"/>
            <w:b/>
            <w:bCs/>
            <w:sz w:val="21"/>
            <w:szCs w:val="21"/>
            <w:lang w:val="en-GB"/>
          </w:rPr>
          <w:delText>fraud, wilful misconduct, or personal injury.</w:delText>
        </w:r>
      </w:del>
    </w:p>
    <w:p w14:paraId="79C8EE5D" w14:textId="4BE2AF29" w:rsidR="00173DFA" w:rsidRPr="00173DFA" w:rsidDel="006A029C" w:rsidRDefault="00173DFA" w:rsidP="00173DFA">
      <w:pPr>
        <w:spacing w:after="0" w:line="300" w:lineRule="atLeast"/>
        <w:rPr>
          <w:del w:id="180" w:author="Noel Morrow" w:date="2026-03-26T12:13:00Z" w16du:dateUtc="2026-03-26T12:13:00Z"/>
          <w:rFonts w:ascii="Segoe UI" w:eastAsia="Times New Roman" w:hAnsi="Segoe UI" w:cs="Segoe UI"/>
          <w:sz w:val="21"/>
          <w:szCs w:val="21"/>
          <w:lang w:val="en-GB"/>
        </w:rPr>
      </w:pPr>
      <w:del w:id="181" w:author="Noel Morrow" w:date="2026-03-26T12:13:00Z" w16du:dateUtc="2026-03-26T12:13:00Z">
        <w:r w:rsidRPr="00173DFA" w:rsidDel="006A029C">
          <w:rPr>
            <w:rFonts w:ascii="Segoe UI" w:eastAsia="Times New Roman" w:hAnsi="Segoe UI" w:cs="Segoe UI"/>
            <w:sz w:val="21"/>
            <w:szCs w:val="21"/>
            <w:lang w:val="en-GB"/>
          </w:rPr>
          <w:pict w14:anchorId="170DD050">
            <v:rect id="_x0000_i1061" style="width:0;height:1.5pt" o:hralign="center" o:hrstd="t" o:hr="t" fillcolor="#a0a0a0" stroked="f"/>
          </w:pict>
        </w:r>
      </w:del>
    </w:p>
    <w:p w14:paraId="2C6D68D6" w14:textId="428A5B22" w:rsidR="00173DFA" w:rsidRPr="00173DFA" w:rsidDel="006A029C" w:rsidRDefault="00173DFA" w:rsidP="00173DFA">
      <w:pPr>
        <w:spacing w:before="100" w:beforeAutospacing="1" w:after="100" w:afterAutospacing="1" w:line="300" w:lineRule="atLeast"/>
        <w:outlineLvl w:val="2"/>
        <w:rPr>
          <w:del w:id="182" w:author="Noel Morrow" w:date="2026-03-26T12:13:00Z" w16du:dateUtc="2026-03-26T12:13:00Z"/>
          <w:rFonts w:ascii="Segoe UI" w:eastAsia="Times New Roman" w:hAnsi="Segoe UI" w:cs="Segoe UI"/>
          <w:b/>
          <w:bCs/>
          <w:sz w:val="27"/>
          <w:szCs w:val="27"/>
          <w:lang w:val="en-GB"/>
        </w:rPr>
      </w:pPr>
      <w:del w:id="183" w:author="Noel Morrow" w:date="2026-03-26T12:13:00Z" w16du:dateUtc="2026-03-26T12:13:00Z">
        <w:r w:rsidRPr="00173DFA" w:rsidDel="006A029C">
          <w:rPr>
            <w:rFonts w:ascii="Segoe UI" w:eastAsia="Times New Roman" w:hAnsi="Segoe UI" w:cs="Segoe UI"/>
            <w:b/>
            <w:bCs/>
            <w:sz w:val="27"/>
            <w:szCs w:val="27"/>
            <w:lang w:val="en-GB"/>
          </w:rPr>
          <w:delText>13.4 Insurance</w:delText>
        </w:r>
      </w:del>
    </w:p>
    <w:p w14:paraId="7C5BA7BD" w14:textId="65B9CAED" w:rsidR="00173DFA" w:rsidRPr="00173DFA" w:rsidDel="006A029C" w:rsidRDefault="00173DFA" w:rsidP="00173DFA">
      <w:pPr>
        <w:spacing w:before="100" w:beforeAutospacing="1" w:after="100" w:afterAutospacing="1" w:line="300" w:lineRule="atLeast"/>
        <w:rPr>
          <w:del w:id="184" w:author="Noel Morrow" w:date="2026-03-26T12:13:00Z" w16du:dateUtc="2026-03-26T12:13:00Z"/>
          <w:rFonts w:ascii="Segoe UI" w:eastAsia="Times New Roman" w:hAnsi="Segoe UI" w:cs="Segoe UI"/>
          <w:sz w:val="21"/>
          <w:szCs w:val="21"/>
          <w:lang w:val="en-GB"/>
        </w:rPr>
      </w:pPr>
      <w:del w:id="185" w:author="Noel Morrow" w:date="2026-03-26T12:13:00Z" w16du:dateUtc="2026-03-26T12:13:00Z">
        <w:r w:rsidRPr="00173DFA" w:rsidDel="006A029C">
          <w:rPr>
            <w:rFonts w:ascii="Segoe UI" w:eastAsia="Times New Roman" w:hAnsi="Segoe UI" w:cs="Segoe UI"/>
            <w:i/>
            <w:iCs/>
            <w:sz w:val="21"/>
            <w:szCs w:val="21"/>
            <w:lang w:val="en-GB"/>
          </w:rPr>
          <w:delText>(Unchanged except small clarity edits)</w:delText>
        </w:r>
      </w:del>
    </w:p>
    <w:p w14:paraId="633F013B" w14:textId="693044BF" w:rsidR="00173DFA" w:rsidRPr="00173DFA" w:rsidDel="006A029C" w:rsidRDefault="00173DFA" w:rsidP="00173DFA">
      <w:pPr>
        <w:spacing w:before="100" w:beforeAutospacing="1" w:after="100" w:afterAutospacing="1" w:line="300" w:lineRule="atLeast"/>
        <w:rPr>
          <w:del w:id="186" w:author="Noel Morrow" w:date="2026-03-26T12:13:00Z" w16du:dateUtc="2026-03-26T12:13:00Z"/>
          <w:rFonts w:ascii="Segoe UI" w:eastAsia="Times New Roman" w:hAnsi="Segoe UI" w:cs="Segoe UI"/>
          <w:sz w:val="21"/>
          <w:szCs w:val="21"/>
          <w:lang w:val="en-GB"/>
        </w:rPr>
      </w:pPr>
      <w:del w:id="187" w:author="Noel Morrow" w:date="2026-03-26T12:13:00Z" w16du:dateUtc="2026-03-26T12:13:00Z">
        <w:r w:rsidRPr="00173DFA" w:rsidDel="006A029C">
          <w:rPr>
            <w:rFonts w:ascii="Segoe UI" w:eastAsia="Times New Roman" w:hAnsi="Segoe UI" w:cs="Segoe UI"/>
            <w:sz w:val="21"/>
            <w:szCs w:val="21"/>
            <w:lang w:val="en-GB"/>
          </w:rPr>
          <w:delText>Both Parties shall maintain insurance at levels consistent with industry standards to cover liabilities under this MULA. Each Party shall, upon reasonable request, provide evidence of such coverage.</w:delText>
        </w:r>
      </w:del>
    </w:p>
    <w:p w14:paraId="4C3F3294" w14:textId="77777777" w:rsidR="00173DFA" w:rsidRDefault="00173DFA">
      <w:pPr>
        <w:jc w:val="both"/>
      </w:pPr>
    </w:p>
    <w:p w14:paraId="12B81CDD" w14:textId="77777777" w:rsidR="002468F6" w:rsidRDefault="007378A4">
      <w:r>
        <w:rPr>
          <w:color w:val="0B7FC7"/>
          <w:sz w:val="27"/>
          <w:szCs w:val="27"/>
        </w:rPr>
        <w:t>     </w:t>
      </w:r>
      <w:r>
        <w:rPr>
          <w:b/>
          <w:bCs/>
          <w:color w:val="0B7FC7"/>
          <w:sz w:val="27"/>
          <w:szCs w:val="27"/>
        </w:rPr>
        <w:t>14. Force Majeure event</w:t>
      </w:r>
    </w:p>
    <w:p w14:paraId="3C380BD9" w14:textId="77777777" w:rsidR="002468F6" w:rsidRDefault="007378A4">
      <w:pPr>
        <w:jc w:val="both"/>
      </w:pPr>
      <w:r>
        <w:rPr>
          <w:b/>
          <w:bCs/>
          <w:sz w:val="28"/>
          <w:szCs w:val="28"/>
        </w:rPr>
        <w:t>14.1</w:t>
      </w:r>
      <w:r>
        <w:t>    If the performance of the MULA or any WO is stopped or delayed further to a force majeure event such as third party strikes, third party lockouts, third party labor troubles, restrictive regulatory authority actions, orders or decrees, riots, insurrection, war, acts of God, pandemic, severe inclement weather or other similar reason or cause which is unforeseeable or beyond the reasonable control of such Party, the Party affected by the force majeure event must (</w:t>
      </w:r>
      <w:proofErr w:type="spellStart"/>
      <w:r>
        <w:t>i</w:t>
      </w:r>
      <w:proofErr w:type="spellEnd"/>
      <w:r>
        <w:t>) inform the other Party of the same imme</w:t>
      </w:r>
      <w:r>
        <w:t>diately and (ii) take all appropriate measures in order to reduce or remove the impact of the force majeure event, and endeavor to recover the performance of the obligations which have been deferred or prevented by such event.</w:t>
      </w:r>
    </w:p>
    <w:p w14:paraId="4D2B5B33" w14:textId="77777777" w:rsidR="002468F6" w:rsidRDefault="007378A4">
      <w:pPr>
        <w:jc w:val="both"/>
      </w:pPr>
      <w:r>
        <w:rPr>
          <w:b/>
          <w:bCs/>
          <w:sz w:val="28"/>
          <w:szCs w:val="28"/>
        </w:rPr>
        <w:t>14.2</w:t>
      </w:r>
      <w:r>
        <w:t>    Neither Party will be held liable for the delays or hindrances in performing its obligations due to a force majeure event, when the delay or hindrance is the result of such force majeure event.</w:t>
      </w:r>
    </w:p>
    <w:p w14:paraId="1356856D" w14:textId="77777777" w:rsidR="002468F6" w:rsidRDefault="007378A4">
      <w:pPr>
        <w:jc w:val="both"/>
      </w:pPr>
      <w:r>
        <w:rPr>
          <w:b/>
          <w:bCs/>
          <w:sz w:val="28"/>
          <w:szCs w:val="28"/>
        </w:rPr>
        <w:t>14.3</w:t>
      </w:r>
      <w:r>
        <w:t xml:space="preserve">    If a force majeure event affects one of the Parties and continues for more than thirty (30) days, either Party may </w:t>
      </w:r>
      <w:proofErr w:type="gramStart"/>
      <w:r>
        <w:t>by notice in</w:t>
      </w:r>
      <w:proofErr w:type="gramEnd"/>
      <w:r>
        <w:t xml:space="preserve"> writing to the other Party terminate the MULA or the relevant WO.</w:t>
      </w:r>
    </w:p>
    <w:p w14:paraId="79496E87" w14:textId="77777777" w:rsidR="002468F6" w:rsidRDefault="007378A4">
      <w:r>
        <w:rPr>
          <w:color w:val="0B7FC7"/>
          <w:sz w:val="27"/>
          <w:szCs w:val="27"/>
        </w:rPr>
        <w:t>     </w:t>
      </w:r>
      <w:r>
        <w:rPr>
          <w:b/>
          <w:bCs/>
          <w:color w:val="0B7FC7"/>
          <w:sz w:val="27"/>
          <w:szCs w:val="27"/>
        </w:rPr>
        <w:t>15. Miscellaneous</w:t>
      </w:r>
    </w:p>
    <w:p w14:paraId="11221945" w14:textId="77777777" w:rsidR="002468F6" w:rsidRDefault="007378A4">
      <w:pPr>
        <w:jc w:val="both"/>
      </w:pPr>
      <w:r>
        <w:rPr>
          <w:b/>
          <w:bCs/>
          <w:sz w:val="28"/>
          <w:szCs w:val="28"/>
        </w:rPr>
        <w:t>15.1</w:t>
      </w:r>
      <w:r>
        <w:t xml:space="preserve">    If any provision of this MULA or any WO is held to be unenforceable and/or legally invalid, the validity and enforceability of the enforceable portion of any such provision and/or the remaining provisions shall not be affected thereby. The Parties shall replace such unenforceable and/or legally invalid </w:t>
      </w:r>
      <w:proofErr w:type="gramStart"/>
      <w:r>
        <w:t>provision</w:t>
      </w:r>
      <w:proofErr w:type="gramEnd"/>
      <w:r>
        <w:t xml:space="preserve"> </w:t>
      </w:r>
      <w:proofErr w:type="gramStart"/>
      <w:r>
        <w:t>by</w:t>
      </w:r>
      <w:proofErr w:type="gramEnd"/>
      <w:r>
        <w:t xml:space="preserve"> </w:t>
      </w:r>
      <w:proofErr w:type="gramStart"/>
      <w:r>
        <w:t>an enforceable</w:t>
      </w:r>
      <w:proofErr w:type="gramEnd"/>
      <w:r>
        <w:t xml:space="preserve"> and legally valid </w:t>
      </w:r>
      <w:proofErr w:type="gramStart"/>
      <w:r>
        <w:t>provision</w:t>
      </w:r>
      <w:proofErr w:type="gramEnd"/>
      <w:r>
        <w:t xml:space="preserve"> that </w:t>
      </w:r>
      <w:proofErr w:type="gramStart"/>
      <w:r>
        <w:t>comes</w:t>
      </w:r>
      <w:proofErr w:type="gramEnd"/>
      <w:r>
        <w:t xml:space="preserve"> closest to the original commercial intent of such unenforceable and/or legally invalid </w:t>
      </w:r>
      <w:proofErr w:type="gramStart"/>
      <w:r>
        <w:t>provision</w:t>
      </w:r>
      <w:proofErr w:type="gramEnd"/>
      <w:r>
        <w:t xml:space="preserve"> (or part thereof).</w:t>
      </w:r>
    </w:p>
    <w:p w14:paraId="64303904" w14:textId="77777777" w:rsidR="002468F6" w:rsidRDefault="007378A4">
      <w:pPr>
        <w:jc w:val="both"/>
      </w:pPr>
      <w:r>
        <w:rPr>
          <w:b/>
          <w:bCs/>
          <w:sz w:val="28"/>
          <w:szCs w:val="28"/>
        </w:rPr>
        <w:t>15.2</w:t>
      </w:r>
      <w:r>
        <w:t>    No modification of this MULA shall be deemed effective unless in writing and signed by each of the Parties hereto and no waiver of any right or delay in enforcing such right set forth herein shall be deemed effective unless in writing and signed by the Party against whom enforcement of the waiver is sought.</w:t>
      </w:r>
    </w:p>
    <w:p w14:paraId="29083D33" w14:textId="77777777" w:rsidR="002468F6" w:rsidRDefault="007378A4">
      <w:pPr>
        <w:jc w:val="both"/>
      </w:pPr>
      <w:r>
        <w:rPr>
          <w:b/>
          <w:bCs/>
          <w:sz w:val="28"/>
          <w:szCs w:val="28"/>
        </w:rPr>
        <w:lastRenderedPageBreak/>
        <w:t>15.3</w:t>
      </w:r>
      <w:r>
        <w:t>    Neither Party shall transfer or assign the MULA, any WO and the resulting rights and obligations, outside of the context of the Stated Purpose without the other prior written consent.</w:t>
      </w:r>
    </w:p>
    <w:p w14:paraId="3C2092D6" w14:textId="77777777" w:rsidR="002468F6" w:rsidRDefault="007378A4">
      <w:pPr>
        <w:jc w:val="both"/>
      </w:pPr>
      <w:r>
        <w:rPr>
          <w:b/>
          <w:bCs/>
          <w:sz w:val="28"/>
          <w:szCs w:val="28"/>
        </w:rPr>
        <w:t>15.4</w:t>
      </w:r>
      <w:r>
        <w:t xml:space="preserve">    This MULA may be executed in any number of counterparts, each of which will be deemed to be </w:t>
      </w:r>
      <w:proofErr w:type="gramStart"/>
      <w:r>
        <w:t>an original</w:t>
      </w:r>
      <w:proofErr w:type="gramEnd"/>
      <w:r>
        <w:t>, and all of which together will constitute one and the same agreement. Each Party acknowledges that an original signature or a copy thereof transmitted by facsimile or by PDF will constitute an original signature for purposes of this MULA.</w:t>
      </w:r>
    </w:p>
    <w:p w14:paraId="48ADF641" w14:textId="77777777" w:rsidR="002468F6" w:rsidRDefault="007378A4">
      <w:r>
        <w:rPr>
          <w:color w:val="0B7FC7"/>
          <w:sz w:val="27"/>
          <w:szCs w:val="27"/>
        </w:rPr>
        <w:t>     </w:t>
      </w:r>
      <w:r>
        <w:rPr>
          <w:b/>
          <w:bCs/>
          <w:color w:val="0B7FC7"/>
          <w:sz w:val="27"/>
          <w:szCs w:val="27"/>
        </w:rPr>
        <w:t>16. Jurisdiction and Applicable Law</w:t>
      </w:r>
    </w:p>
    <w:p w14:paraId="54CD05A3" w14:textId="77777777" w:rsidR="002468F6" w:rsidRDefault="007378A4">
      <w:pPr>
        <w:jc w:val="both"/>
      </w:pPr>
      <w:r>
        <w:t>This MULA is subject to Swiss law. The Parties will endeavor to settle their differences on an out-of-court basis prior to referring their case to the courts. In the case of disputes regarding the validity, interpretation or performance of the MULA, exclusive jurisdiction is granted to the court with jurisdiction located in Basel, Switzerland, notwithstanding several defendants or the introduction of third parties, even for summary proceedings or proceedings on petition.</w:t>
      </w:r>
    </w:p>
    <w:p w14:paraId="585E18E0" w14:textId="77777777" w:rsidR="002468F6" w:rsidRDefault="007378A4">
      <w:pPr>
        <w:jc w:val="both"/>
      </w:pPr>
      <w:r>
        <w:rPr>
          <w:b/>
          <w:bCs/>
        </w:rPr>
        <w:t>IN WITNESS WHEREOF</w:t>
      </w:r>
      <w:r>
        <w:t xml:space="preserve">, each of the parties has caused this MULA to be executed by its authorized representative </w:t>
      </w:r>
      <w:proofErr w:type="gramStart"/>
      <w:r>
        <w:t>in</w:t>
      </w:r>
      <w:proofErr w:type="gramEnd"/>
      <w:r>
        <w:t xml:space="preserve"> its name and on its behalf.</w:t>
      </w:r>
    </w:p>
    <w:p w14:paraId="2CED4156" w14:textId="77777777" w:rsidR="002468F6" w:rsidRDefault="007378A4">
      <w:pPr>
        <w:jc w:val="both"/>
      </w:pPr>
      <w:r>
        <w:t> </w:t>
      </w:r>
    </w:p>
    <w:tbl>
      <w:tblPr>
        <w:tblW w:w="5000" w:type="pct"/>
        <w:tblInd w:w="120" w:type="dxa"/>
        <w:tblCellMar>
          <w:top w:w="120" w:type="dxa"/>
          <w:left w:w="120" w:type="dxa"/>
          <w:right w:w="120" w:type="dxa"/>
        </w:tblCellMar>
        <w:tblLook w:val="0000" w:firstRow="0" w:lastRow="0" w:firstColumn="0" w:lastColumn="0" w:noHBand="0" w:noVBand="0"/>
      </w:tblPr>
      <w:tblGrid>
        <w:gridCol w:w="4512"/>
        <w:gridCol w:w="4513"/>
      </w:tblGrid>
      <w:tr w:rsidR="002468F6" w14:paraId="427CD530" w14:textId="77777777">
        <w:tc>
          <w:tcPr>
            <w:tcW w:w="90" w:type="dxa"/>
          </w:tcPr>
          <w:p w14:paraId="24F052AA" w14:textId="77777777" w:rsidR="002468F6" w:rsidRDefault="007378A4">
            <w:r>
              <w:rPr>
                <w:b/>
                <w:bCs/>
              </w:rPr>
              <w:t>MAPI RESEARCH TRUST</w:t>
            </w:r>
          </w:p>
        </w:tc>
        <w:tc>
          <w:tcPr>
            <w:tcW w:w="90" w:type="dxa"/>
          </w:tcPr>
          <w:p w14:paraId="32A0161B" w14:textId="77777777" w:rsidR="002468F6" w:rsidRDefault="007378A4">
            <w:r>
              <w:rPr>
                <w:b/>
                <w:bCs/>
              </w:rPr>
              <w:t>[USER]</w:t>
            </w:r>
          </w:p>
        </w:tc>
      </w:tr>
      <w:tr w:rsidR="002468F6" w14:paraId="21C0E6B6" w14:textId="77777777">
        <w:tc>
          <w:tcPr>
            <w:tcW w:w="90" w:type="dxa"/>
          </w:tcPr>
          <w:p w14:paraId="4A0B61F0" w14:textId="77777777" w:rsidR="002468F6" w:rsidRDefault="007378A4">
            <w:r>
              <w:t>Signature: ____________________________</w:t>
            </w:r>
          </w:p>
        </w:tc>
        <w:tc>
          <w:tcPr>
            <w:tcW w:w="90" w:type="dxa"/>
          </w:tcPr>
          <w:p w14:paraId="31B90350" w14:textId="77777777" w:rsidR="002468F6" w:rsidRDefault="007378A4">
            <w:r>
              <w:t>Signature: ____________________________</w:t>
            </w:r>
          </w:p>
        </w:tc>
      </w:tr>
      <w:tr w:rsidR="002468F6" w14:paraId="659545A5" w14:textId="77777777">
        <w:tc>
          <w:tcPr>
            <w:tcW w:w="90" w:type="dxa"/>
          </w:tcPr>
          <w:p w14:paraId="005F9502" w14:textId="77777777" w:rsidR="002468F6" w:rsidRDefault="007378A4">
            <w:r>
              <w:t>Name: </w:t>
            </w:r>
          </w:p>
        </w:tc>
        <w:tc>
          <w:tcPr>
            <w:tcW w:w="90" w:type="dxa"/>
          </w:tcPr>
          <w:p w14:paraId="6DE42CBD" w14:textId="77777777" w:rsidR="002468F6" w:rsidRDefault="007378A4">
            <w:r>
              <w:t>Name: </w:t>
            </w:r>
          </w:p>
        </w:tc>
      </w:tr>
      <w:tr w:rsidR="002468F6" w14:paraId="73004FFB" w14:textId="77777777">
        <w:tc>
          <w:tcPr>
            <w:tcW w:w="90" w:type="dxa"/>
          </w:tcPr>
          <w:p w14:paraId="2A9DC440" w14:textId="77777777" w:rsidR="002468F6" w:rsidRDefault="007378A4">
            <w:r>
              <w:t>Title: </w:t>
            </w:r>
          </w:p>
        </w:tc>
        <w:tc>
          <w:tcPr>
            <w:tcW w:w="90" w:type="dxa"/>
          </w:tcPr>
          <w:p w14:paraId="017EA804" w14:textId="77777777" w:rsidR="002468F6" w:rsidRDefault="007378A4">
            <w:r>
              <w:t>Title: </w:t>
            </w:r>
          </w:p>
        </w:tc>
      </w:tr>
      <w:tr w:rsidR="002468F6" w14:paraId="27C0D307" w14:textId="77777777">
        <w:tc>
          <w:tcPr>
            <w:tcW w:w="90" w:type="dxa"/>
          </w:tcPr>
          <w:p w14:paraId="6E0948AB" w14:textId="77777777" w:rsidR="002468F6" w:rsidRDefault="007378A4">
            <w:r>
              <w:t>Date: </w:t>
            </w:r>
          </w:p>
        </w:tc>
        <w:tc>
          <w:tcPr>
            <w:tcW w:w="90" w:type="dxa"/>
          </w:tcPr>
          <w:p w14:paraId="7535B07E" w14:textId="77777777" w:rsidR="002468F6" w:rsidRDefault="007378A4">
            <w:r>
              <w:t>Date: </w:t>
            </w:r>
          </w:p>
        </w:tc>
      </w:tr>
    </w:tbl>
    <w:p w14:paraId="2B6C73C2" w14:textId="77777777" w:rsidR="002468F6" w:rsidRDefault="002468F6">
      <w:pPr>
        <w:sectPr w:rsidR="002468F6">
          <w:headerReference w:type="default" r:id="rId8"/>
          <w:footerReference w:type="default" r:id="rId9"/>
          <w:pgSz w:w="11905" w:h="16837"/>
          <w:pgMar w:top="1440" w:right="1440" w:bottom="1440" w:left="1440" w:header="720" w:footer="720" w:gutter="0"/>
          <w:cols w:space="720"/>
        </w:sectPr>
      </w:pPr>
    </w:p>
    <w:p w14:paraId="7AA1A680" w14:textId="77777777" w:rsidR="002468F6" w:rsidRDefault="007378A4">
      <w:pPr>
        <w:spacing w:line="240" w:lineRule="auto"/>
        <w:jc w:val="center"/>
      </w:pPr>
      <w:r>
        <w:rPr>
          <w:b/>
          <w:bCs/>
          <w:u w:val="single"/>
        </w:rPr>
        <w:lastRenderedPageBreak/>
        <w:t>Appendix 1 – Work Order template</w:t>
      </w:r>
      <w:r>
        <w:br/>
      </w:r>
      <w:r>
        <w:rPr>
          <w:b/>
          <w:bCs/>
          <w:color w:val="FF0000"/>
          <w:sz w:val="24"/>
          <w:szCs w:val="24"/>
          <w:u w:val="single"/>
        </w:rPr>
        <w:t xml:space="preserve"> THIS TEMPLATE IS FOR INFORMATION PURPOSES ONLY AND CAN BE MODIFIED BY MRT WITHOUT NOTICE TO THE USER - DO NOT COMPLETE </w:t>
      </w:r>
      <w:r>
        <w:br/>
      </w:r>
      <w:r>
        <w:rPr>
          <w:b/>
          <w:bCs/>
          <w:color w:val="FF0000"/>
          <w:sz w:val="24"/>
          <w:szCs w:val="24"/>
          <w:u w:val="single"/>
        </w:rPr>
        <w:t>THE APPLICABLE WORK ORDER WILL BE COMPLETED ONCE THIS MULA IS SIGNED</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9007"/>
      </w:tblGrid>
      <w:tr w:rsidR="002468F6" w14:paraId="3593693E" w14:textId="77777777">
        <w:tc>
          <w:tcPr>
            <w:tcW w:w="5000" w:type="pct"/>
          </w:tcPr>
          <w:p w14:paraId="267D7237" w14:textId="77777777" w:rsidR="002468F6" w:rsidRDefault="007378A4">
            <w:pPr>
              <w:spacing w:before="75" w:after="75"/>
              <w:jc w:val="center"/>
            </w:pPr>
            <w:r>
              <w:rPr>
                <w:b/>
                <w:bCs/>
              </w:rPr>
              <w:t xml:space="preserve">Work order </w:t>
            </w:r>
            <w:proofErr w:type="spellStart"/>
            <w:proofErr w:type="gramStart"/>
            <w:r>
              <w:rPr>
                <w:b/>
                <w:bCs/>
              </w:rPr>
              <w:t>No.XX</w:t>
            </w:r>
            <w:proofErr w:type="spellEnd"/>
            <w:proofErr w:type="gramEnd"/>
            <w:r>
              <w:br/>
            </w:r>
            <w:r>
              <w:rPr>
                <w:b/>
                <w:bCs/>
              </w:rPr>
              <w:t>Under Master User License Agreement</w:t>
            </w:r>
          </w:p>
        </w:tc>
      </w:tr>
    </w:tbl>
    <w:p w14:paraId="73395161" w14:textId="77777777" w:rsidR="002468F6" w:rsidRDefault="007378A4">
      <w:pPr>
        <w:jc w:val="both"/>
      </w:pPr>
      <w:r>
        <w:t xml:space="preserve">This Work Order is issued by and between </w:t>
      </w:r>
      <w:proofErr w:type="spellStart"/>
      <w:r>
        <w:t>Mapi</w:t>
      </w:r>
      <w:proofErr w:type="spellEnd"/>
      <w:r>
        <w:t xml:space="preserve"> Research Trust ("MRT") and ______________ [NAME OF AFFILIATE ENTERING INTO THE WO] with offices located at [COMPLETE ADDRESS] ("User") under the Master User License Agreement dated [insert date of execution of the MULA] entered into between MRT and [NAME OF PARTY TO THE MULA] ("MULA"). Upon execution by both Parties, together with the MULA, this Work Order identifies and governs the licensing by MRT of the COA referenced herein ("COA"</w:t>
      </w:r>
      <w:proofErr w:type="gramStart"/>
      <w:r>
        <w:t>), and</w:t>
      </w:r>
      <w:proofErr w:type="gramEnd"/>
      <w:r>
        <w:t xml:space="preserve"> is made a part of and is subject to the MULA.</w:t>
      </w:r>
    </w:p>
    <w:p w14:paraId="78F3D89E" w14:textId="77777777" w:rsidR="002468F6" w:rsidRDefault="007378A4">
      <w:pPr>
        <w:jc w:val="both"/>
      </w:pPr>
      <w:r>
        <w:t xml:space="preserve">This Work Order ("WO") is in addition to </w:t>
      </w:r>
      <w:proofErr w:type="gramStart"/>
      <w:r>
        <w:t>any and all</w:t>
      </w:r>
      <w:proofErr w:type="gramEnd"/>
      <w:r>
        <w:t xml:space="preserve"> previous Work Orders under the MULA.</w:t>
      </w:r>
    </w:p>
    <w:p w14:paraId="3DCA1245" w14:textId="77777777" w:rsidR="002468F6" w:rsidRDefault="007378A4">
      <w:pPr>
        <w:jc w:val="both"/>
      </w:pPr>
      <w:r>
        <w:t>This WO includes the terms and conditions of the MULA, which are hereby incorporated by this reference as though the same was set forth in its entirety and shall be effective as of the WO Effective Date set forth herein.</w:t>
      </w:r>
    </w:p>
    <w:p w14:paraId="0C2BB810" w14:textId="77777777" w:rsidR="002468F6" w:rsidRDefault="007378A4">
      <w:pPr>
        <w:jc w:val="both"/>
      </w:pPr>
      <w:r>
        <w:t>All capitalized terms which are not defined herein shall have the same meanings as set forth in the MULA.</w:t>
      </w:r>
    </w:p>
    <w:p w14:paraId="0440ECDF" w14:textId="77777777" w:rsidR="002468F6" w:rsidRDefault="007378A4">
      <w:pPr>
        <w:jc w:val="both"/>
      </w:pPr>
      <w:r>
        <w:t xml:space="preserve">This WO, including all attachments and the </w:t>
      </w:r>
      <w:proofErr w:type="gramStart"/>
      <w:r>
        <w:t>MULA</w:t>
      </w:r>
      <w:proofErr w:type="gramEnd"/>
      <w:r>
        <w:t xml:space="preserve"> </w:t>
      </w:r>
      <w:proofErr w:type="gramStart"/>
      <w:r>
        <w:t>contain</w:t>
      </w:r>
      <w:proofErr w:type="gramEnd"/>
      <w:r>
        <w:t xml:space="preserve"> </w:t>
      </w:r>
      <w:proofErr w:type="gramStart"/>
      <w:r>
        <w:t>the</w:t>
      </w:r>
      <w:proofErr w:type="gramEnd"/>
      <w:r>
        <w:t xml:space="preserve"> entire understanding of the Parties with respect to the subject matter </w:t>
      </w:r>
      <w:proofErr w:type="gramStart"/>
      <w:r>
        <w:t>herein</w:t>
      </w:r>
      <w:proofErr w:type="gramEnd"/>
      <w:r>
        <w:t xml:space="preserve"> and supersedes all previous agreements and undertakings with respect thereto. If the terms and conditions of this WO or any attachment conflict with the terms and conditions of the MULA, the terms and conditions of the MULA will control, unless this WO specifically acknowledges the conflict and expressly states that the conflicting term or provision found in this WO controls for this WO only. This WO may be modifi</w:t>
      </w:r>
      <w:r>
        <w:t>ed only by written agreement signed by the Parties.</w:t>
      </w:r>
    </w:p>
    <w:p w14:paraId="49CBDD2F" w14:textId="77777777" w:rsidR="002468F6" w:rsidRDefault="007378A4">
      <w:r>
        <w:rPr>
          <w:color w:val="0B7FC7"/>
          <w:sz w:val="27"/>
          <w:szCs w:val="27"/>
        </w:rPr>
        <w:t> </w:t>
      </w:r>
    </w:p>
    <w:p w14:paraId="2CF13A6E" w14:textId="77777777" w:rsidR="002468F6" w:rsidRDefault="007378A4">
      <w:r>
        <w:rPr>
          <w:color w:val="0B7FC7"/>
          <w:sz w:val="27"/>
          <w:szCs w:val="27"/>
        </w:rPr>
        <w:t>     </w:t>
      </w:r>
      <w:r>
        <w:rPr>
          <w:b/>
          <w:bCs/>
          <w:color w:val="0B7FC7"/>
          <w:sz w:val="27"/>
          <w:szCs w:val="27"/>
        </w:rPr>
        <w:t>1.    User information</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2702"/>
        <w:gridCol w:w="6305"/>
      </w:tblGrid>
      <w:tr w:rsidR="002468F6" w14:paraId="19684309" w14:textId="77777777">
        <w:tc>
          <w:tcPr>
            <w:tcW w:w="1500" w:type="pct"/>
          </w:tcPr>
          <w:p w14:paraId="3D5B4615" w14:textId="77777777" w:rsidR="002468F6" w:rsidRDefault="007378A4">
            <w:pPr>
              <w:spacing w:before="40" w:after="40"/>
              <w:ind w:left="56" w:right="56"/>
            </w:pPr>
            <w:r>
              <w:t>MULA Reference</w:t>
            </w:r>
          </w:p>
        </w:tc>
        <w:tc>
          <w:tcPr>
            <w:tcW w:w="3500" w:type="pct"/>
          </w:tcPr>
          <w:p w14:paraId="719C6F57" w14:textId="77777777" w:rsidR="002468F6" w:rsidRDefault="007378A4">
            <w:pPr>
              <w:spacing w:before="40" w:after="40"/>
              <w:ind w:left="56" w:right="56"/>
            </w:pPr>
            <w:r>
              <w:t> </w:t>
            </w:r>
          </w:p>
        </w:tc>
      </w:tr>
      <w:tr w:rsidR="002468F6" w14:paraId="101067C9" w14:textId="77777777">
        <w:tc>
          <w:tcPr>
            <w:tcW w:w="1500" w:type="pct"/>
          </w:tcPr>
          <w:p w14:paraId="4FE06F6F" w14:textId="77777777" w:rsidR="002468F6" w:rsidRDefault="007378A4">
            <w:pPr>
              <w:spacing w:before="40" w:after="40"/>
              <w:ind w:left="56" w:right="56"/>
            </w:pPr>
            <w:r>
              <w:t>Category of User</w:t>
            </w:r>
          </w:p>
        </w:tc>
        <w:tc>
          <w:tcPr>
            <w:tcW w:w="3500" w:type="pct"/>
          </w:tcPr>
          <w:p w14:paraId="701FD3E2" w14:textId="77777777" w:rsidR="002468F6" w:rsidRDefault="007378A4">
            <w:pPr>
              <w:spacing w:before="40" w:after="40"/>
              <w:ind w:left="56" w:right="56"/>
            </w:pPr>
            <w:r>
              <w:t> </w:t>
            </w:r>
          </w:p>
        </w:tc>
      </w:tr>
      <w:tr w:rsidR="002468F6" w14:paraId="60CE8498" w14:textId="77777777">
        <w:tc>
          <w:tcPr>
            <w:tcW w:w="1500" w:type="pct"/>
          </w:tcPr>
          <w:p w14:paraId="606A4609" w14:textId="77777777" w:rsidR="002468F6" w:rsidRDefault="007378A4">
            <w:r>
              <w:t>User contact details</w:t>
            </w:r>
          </w:p>
        </w:tc>
        <w:tc>
          <w:tcPr>
            <w:tcW w:w="3500" w:type="pct"/>
          </w:tcPr>
          <w:p w14:paraId="680DB410" w14:textId="77777777" w:rsidR="002468F6" w:rsidRDefault="007378A4">
            <w:r>
              <w:t>Name:</w:t>
            </w:r>
          </w:p>
          <w:p w14:paraId="70C1C01F" w14:textId="77777777" w:rsidR="002468F6" w:rsidRDefault="007378A4">
            <w:r>
              <w:t>email:</w:t>
            </w:r>
          </w:p>
          <w:p w14:paraId="53F45E32" w14:textId="77777777" w:rsidR="002468F6" w:rsidRDefault="007378A4">
            <w:r>
              <w:t>Phone:</w:t>
            </w:r>
          </w:p>
        </w:tc>
      </w:tr>
      <w:tr w:rsidR="002468F6" w14:paraId="5D887CDB" w14:textId="77777777">
        <w:tc>
          <w:tcPr>
            <w:tcW w:w="1500" w:type="pct"/>
          </w:tcPr>
          <w:p w14:paraId="6DC1B2A7" w14:textId="77777777" w:rsidR="002468F6" w:rsidRDefault="007378A4">
            <w:r>
              <w:t>Billing information</w:t>
            </w:r>
          </w:p>
        </w:tc>
        <w:tc>
          <w:tcPr>
            <w:tcW w:w="3500" w:type="pct"/>
          </w:tcPr>
          <w:p w14:paraId="3AEF9F0A" w14:textId="77777777" w:rsidR="002468F6" w:rsidRDefault="007378A4">
            <w:r>
              <w:t xml:space="preserve">Legal entity name: </w:t>
            </w:r>
            <w:r>
              <w:br/>
              <w:t xml:space="preserve">Address: </w:t>
            </w:r>
            <w:r>
              <w:br/>
              <w:t xml:space="preserve">Country: </w:t>
            </w:r>
            <w:r>
              <w:br/>
              <w:t xml:space="preserve">VAT number (if applicable): </w:t>
            </w:r>
            <w:r>
              <w:br/>
            </w:r>
            <w:r>
              <w:lastRenderedPageBreak/>
              <w:t xml:space="preserve">Addressee: </w:t>
            </w:r>
            <w:r>
              <w:br/>
            </w:r>
            <w:r>
              <w:t>PO number of internal reference (if applicable):</w:t>
            </w:r>
          </w:p>
          <w:p w14:paraId="15B50B8A" w14:textId="77777777" w:rsidR="002468F6" w:rsidRDefault="007378A4">
            <w:r>
              <w:t>How your invoice should be submitted:</w:t>
            </w:r>
          </w:p>
        </w:tc>
      </w:tr>
    </w:tbl>
    <w:p w14:paraId="582AC196" w14:textId="77777777" w:rsidR="002468F6" w:rsidRDefault="007378A4">
      <w:r>
        <w:rPr>
          <w:color w:val="0B7FC7"/>
          <w:sz w:val="27"/>
          <w:szCs w:val="27"/>
        </w:rPr>
        <w:lastRenderedPageBreak/>
        <w:t> </w:t>
      </w:r>
    </w:p>
    <w:p w14:paraId="7B518423" w14:textId="77777777" w:rsidR="002468F6" w:rsidRDefault="007378A4">
      <w:r>
        <w:rPr>
          <w:color w:val="0B7FC7"/>
          <w:sz w:val="27"/>
          <w:szCs w:val="27"/>
        </w:rPr>
        <w:t>     </w:t>
      </w:r>
      <w:r>
        <w:rPr>
          <w:b/>
          <w:bCs/>
          <w:color w:val="0B7FC7"/>
          <w:sz w:val="27"/>
          <w:szCs w:val="27"/>
        </w:rPr>
        <w:t>2.    WO information</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2252"/>
        <w:gridCol w:w="6755"/>
      </w:tblGrid>
      <w:tr w:rsidR="002468F6" w14:paraId="00335D08" w14:textId="77777777">
        <w:tc>
          <w:tcPr>
            <w:tcW w:w="1250" w:type="pct"/>
          </w:tcPr>
          <w:p w14:paraId="01471B18" w14:textId="77777777" w:rsidR="002468F6" w:rsidRDefault="007378A4">
            <w:r>
              <w:t>WO Number</w:t>
            </w:r>
          </w:p>
        </w:tc>
        <w:tc>
          <w:tcPr>
            <w:tcW w:w="3750" w:type="pct"/>
          </w:tcPr>
          <w:p w14:paraId="1FE71C3F" w14:textId="77777777" w:rsidR="002468F6" w:rsidRDefault="007378A4">
            <w:r>
              <w:t> </w:t>
            </w:r>
          </w:p>
        </w:tc>
      </w:tr>
      <w:tr w:rsidR="002468F6" w14:paraId="5336F440" w14:textId="77777777">
        <w:tc>
          <w:tcPr>
            <w:tcW w:w="1250" w:type="pct"/>
          </w:tcPr>
          <w:p w14:paraId="4D84A71A" w14:textId="77777777" w:rsidR="002468F6" w:rsidRDefault="007378A4">
            <w:r>
              <w:t>WO Effective Date</w:t>
            </w:r>
          </w:p>
        </w:tc>
        <w:tc>
          <w:tcPr>
            <w:tcW w:w="5000" w:type="pct"/>
          </w:tcPr>
          <w:p w14:paraId="750B7290" w14:textId="77777777" w:rsidR="002468F6" w:rsidRDefault="007378A4">
            <w:r>
              <w:t>Last date of signature of this WO by the Parties or "Date"</w:t>
            </w:r>
          </w:p>
        </w:tc>
      </w:tr>
      <w:tr w:rsidR="002468F6" w14:paraId="1DAC530F" w14:textId="77777777">
        <w:tc>
          <w:tcPr>
            <w:tcW w:w="1250" w:type="pct"/>
          </w:tcPr>
          <w:p w14:paraId="7E45117D" w14:textId="77777777" w:rsidR="002468F6" w:rsidRDefault="007378A4">
            <w:r>
              <w:t>WO Expiration Date (“Term”)</w:t>
            </w:r>
          </w:p>
        </w:tc>
        <w:tc>
          <w:tcPr>
            <w:tcW w:w="3750" w:type="pct"/>
          </w:tcPr>
          <w:p w14:paraId="3ABCEB3C" w14:textId="77777777" w:rsidR="002468F6" w:rsidRDefault="007378A4">
            <w:pPr>
              <w:numPr>
                <w:ilvl w:val="0"/>
                <w:numId w:val="5"/>
              </w:numPr>
            </w:pPr>
            <w:r>
              <w:t>Per trial license: upon completion of the Stated Purpose, as defined in 4.1</w:t>
            </w:r>
          </w:p>
          <w:p w14:paraId="7C993C54" w14:textId="77777777" w:rsidR="002468F6" w:rsidRDefault="007378A4">
            <w:pPr>
              <w:numPr>
                <w:ilvl w:val="0"/>
                <w:numId w:val="5"/>
              </w:numPr>
            </w:pPr>
            <w:r>
              <w:t>Annual license: one year after execution of this Work Order or "Date"</w:t>
            </w:r>
          </w:p>
        </w:tc>
      </w:tr>
      <w:tr w:rsidR="002468F6" w14:paraId="409242BF" w14:textId="77777777">
        <w:tc>
          <w:tcPr>
            <w:tcW w:w="1250" w:type="pct"/>
          </w:tcPr>
          <w:p w14:paraId="76FB39B1" w14:textId="77777777" w:rsidR="002468F6" w:rsidRDefault="007378A4">
            <w:r>
              <w:t>Name of User’s contact in charge of the WO</w:t>
            </w:r>
          </w:p>
        </w:tc>
        <w:tc>
          <w:tcPr>
            <w:tcW w:w="3750" w:type="pct"/>
          </w:tcPr>
          <w:p w14:paraId="1EE133F0" w14:textId="77777777" w:rsidR="002468F6" w:rsidRDefault="007378A4">
            <w:r>
              <w:t> </w:t>
            </w:r>
          </w:p>
        </w:tc>
      </w:tr>
    </w:tbl>
    <w:p w14:paraId="46177AF1" w14:textId="77777777" w:rsidR="002468F6" w:rsidRDefault="007378A4">
      <w:r>
        <w:rPr>
          <w:color w:val="0B7FC7"/>
          <w:sz w:val="27"/>
          <w:szCs w:val="27"/>
        </w:rPr>
        <w:t> </w:t>
      </w:r>
    </w:p>
    <w:p w14:paraId="0DD45C6D" w14:textId="77777777" w:rsidR="002468F6" w:rsidRDefault="007378A4">
      <w:r>
        <w:rPr>
          <w:color w:val="0B7FC7"/>
          <w:sz w:val="27"/>
          <w:szCs w:val="27"/>
        </w:rPr>
        <w:t>     </w:t>
      </w:r>
      <w:r>
        <w:rPr>
          <w:b/>
          <w:bCs/>
          <w:color w:val="0B7FC7"/>
          <w:sz w:val="27"/>
          <w:szCs w:val="27"/>
        </w:rPr>
        <w:t>3.    Identification of the COA</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3603"/>
        <w:gridCol w:w="5404"/>
      </w:tblGrid>
      <w:tr w:rsidR="002468F6" w14:paraId="67CC5E0E" w14:textId="77777777">
        <w:tc>
          <w:tcPr>
            <w:tcW w:w="2000" w:type="pct"/>
          </w:tcPr>
          <w:p w14:paraId="26EA7227" w14:textId="77777777" w:rsidR="002468F6" w:rsidRDefault="007378A4">
            <w:r>
              <w:t>Name of the COA</w:t>
            </w:r>
          </w:p>
        </w:tc>
        <w:tc>
          <w:tcPr>
            <w:tcW w:w="3000" w:type="pct"/>
          </w:tcPr>
          <w:p w14:paraId="0B2A109F" w14:textId="77777777" w:rsidR="002468F6" w:rsidRDefault="007378A4">
            <w:r>
              <w:t> </w:t>
            </w:r>
          </w:p>
        </w:tc>
      </w:tr>
      <w:tr w:rsidR="002468F6" w14:paraId="70BA1A3E" w14:textId="77777777">
        <w:tc>
          <w:tcPr>
            <w:tcW w:w="2000" w:type="pct"/>
          </w:tcPr>
          <w:p w14:paraId="26412511" w14:textId="77777777" w:rsidR="002468F6" w:rsidRDefault="007378A4">
            <w:r>
              <w:t>Developer</w:t>
            </w:r>
          </w:p>
        </w:tc>
        <w:tc>
          <w:tcPr>
            <w:tcW w:w="3000" w:type="pct"/>
          </w:tcPr>
          <w:p w14:paraId="2C37B8D2" w14:textId="77777777" w:rsidR="002468F6" w:rsidRDefault="007378A4">
            <w:r>
              <w:t> </w:t>
            </w:r>
          </w:p>
        </w:tc>
      </w:tr>
      <w:tr w:rsidR="002468F6" w14:paraId="04C02B01" w14:textId="77777777">
        <w:tc>
          <w:tcPr>
            <w:tcW w:w="2000" w:type="pct"/>
          </w:tcPr>
          <w:p w14:paraId="2E8DA114" w14:textId="77777777" w:rsidR="002468F6" w:rsidRDefault="007378A4">
            <w:r>
              <w:t>Copyright Holder</w:t>
            </w:r>
          </w:p>
        </w:tc>
        <w:tc>
          <w:tcPr>
            <w:tcW w:w="3000" w:type="pct"/>
          </w:tcPr>
          <w:p w14:paraId="0A694D1E" w14:textId="77777777" w:rsidR="002468F6" w:rsidRDefault="007378A4">
            <w:r>
              <w:t> </w:t>
            </w:r>
          </w:p>
        </w:tc>
      </w:tr>
      <w:tr w:rsidR="002468F6" w14:paraId="3F738376" w14:textId="77777777">
        <w:tc>
          <w:tcPr>
            <w:tcW w:w="2000" w:type="pct"/>
          </w:tcPr>
          <w:p w14:paraId="5B3E7431" w14:textId="77777777" w:rsidR="002468F6" w:rsidRDefault="007378A4">
            <w:r>
              <w:t>Copyright notice</w:t>
            </w:r>
          </w:p>
        </w:tc>
        <w:tc>
          <w:tcPr>
            <w:tcW w:w="3000" w:type="pct"/>
          </w:tcPr>
          <w:p w14:paraId="05FC69CD" w14:textId="77777777" w:rsidR="002468F6" w:rsidRDefault="007378A4">
            <w:r>
              <w:t> </w:t>
            </w:r>
          </w:p>
        </w:tc>
      </w:tr>
      <w:tr w:rsidR="002468F6" w14:paraId="674D83D9" w14:textId="77777777">
        <w:tc>
          <w:tcPr>
            <w:tcW w:w="2000" w:type="pct"/>
          </w:tcPr>
          <w:p w14:paraId="4D87233A" w14:textId="77777777" w:rsidR="002468F6" w:rsidRDefault="007378A4">
            <w:r>
              <w:t>Bibliographic reference</w:t>
            </w:r>
          </w:p>
        </w:tc>
        <w:tc>
          <w:tcPr>
            <w:tcW w:w="3000" w:type="pct"/>
          </w:tcPr>
          <w:p w14:paraId="545F4E59" w14:textId="77777777" w:rsidR="002468F6" w:rsidRDefault="007378A4">
            <w:r>
              <w:t> </w:t>
            </w:r>
          </w:p>
        </w:tc>
      </w:tr>
      <w:tr w:rsidR="002468F6" w14:paraId="2B89842D" w14:textId="77777777">
        <w:tc>
          <w:tcPr>
            <w:tcW w:w="2000" w:type="pct"/>
          </w:tcPr>
          <w:p w14:paraId="23C7FBAB" w14:textId="77777777" w:rsidR="002468F6" w:rsidRDefault="007378A4">
            <w:r>
              <w:t>Module(s)/version(s) needed</w:t>
            </w:r>
          </w:p>
        </w:tc>
        <w:tc>
          <w:tcPr>
            <w:tcW w:w="3000" w:type="pct"/>
          </w:tcPr>
          <w:p w14:paraId="4A0E8ECF" w14:textId="77777777" w:rsidR="002468F6" w:rsidRDefault="007378A4">
            <w:r>
              <w:t> </w:t>
            </w:r>
          </w:p>
        </w:tc>
      </w:tr>
    </w:tbl>
    <w:p w14:paraId="55A0782E" w14:textId="77777777" w:rsidR="002468F6" w:rsidRDefault="007378A4">
      <w:r>
        <w:rPr>
          <w:color w:val="0B7FC7"/>
          <w:sz w:val="27"/>
          <w:szCs w:val="27"/>
        </w:rPr>
        <w:t> </w:t>
      </w:r>
    </w:p>
    <w:p w14:paraId="082F61A5" w14:textId="77777777" w:rsidR="002468F6" w:rsidRDefault="007378A4">
      <w:r>
        <w:rPr>
          <w:color w:val="0B7FC7"/>
          <w:sz w:val="27"/>
          <w:szCs w:val="27"/>
        </w:rPr>
        <w:t>     </w:t>
      </w:r>
      <w:r>
        <w:rPr>
          <w:b/>
          <w:bCs/>
          <w:color w:val="0B7FC7"/>
          <w:sz w:val="27"/>
          <w:szCs w:val="27"/>
        </w:rPr>
        <w:t>4.    Context of use of the COA</w:t>
      </w:r>
    </w:p>
    <w:p w14:paraId="1CC19DC2" w14:textId="77777777" w:rsidR="002468F6" w:rsidRDefault="007378A4">
      <w:pPr>
        <w:jc w:val="both"/>
      </w:pPr>
      <w:r>
        <w:t>The User undertakes to use the COA solely in the context of the Stated Purpose as defined hereafter.</w:t>
      </w:r>
    </w:p>
    <w:p w14:paraId="4ACDD266" w14:textId="77777777" w:rsidR="002468F6" w:rsidRDefault="007378A4">
      <w:r>
        <w:t>4.1 Stated Purpose [please only keep the applicable option]</w:t>
      </w:r>
    </w:p>
    <w:p w14:paraId="550D725D" w14:textId="77777777" w:rsidR="002468F6" w:rsidRDefault="002468F6"/>
    <w:p w14:paraId="7FE9356B" w14:textId="77777777" w:rsidR="002468F6" w:rsidRDefault="007378A4">
      <w:r>
        <w:lastRenderedPageBreak/>
        <w:t>     </w:t>
      </w:r>
      <w:r>
        <w:rPr>
          <w:u w:val="single"/>
        </w:rPr>
        <w:t>Option 1 - Clinical trial</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4503"/>
        <w:gridCol w:w="4504"/>
      </w:tblGrid>
      <w:tr w:rsidR="002468F6" w14:paraId="621D8255" w14:textId="77777777">
        <w:tc>
          <w:tcPr>
            <w:tcW w:w="2500" w:type="pct"/>
          </w:tcPr>
          <w:p w14:paraId="30B34FB2" w14:textId="77777777" w:rsidR="002468F6" w:rsidRDefault="007378A4">
            <w:r>
              <w:t>Title*</w:t>
            </w:r>
          </w:p>
        </w:tc>
        <w:tc>
          <w:tcPr>
            <w:tcW w:w="2500" w:type="pct"/>
          </w:tcPr>
          <w:p w14:paraId="6A052306" w14:textId="77777777" w:rsidR="002468F6" w:rsidRDefault="007378A4">
            <w:r>
              <w:t> </w:t>
            </w:r>
          </w:p>
        </w:tc>
      </w:tr>
      <w:tr w:rsidR="002468F6" w14:paraId="0CDEC552" w14:textId="77777777">
        <w:tc>
          <w:tcPr>
            <w:tcW w:w="2500" w:type="pct"/>
          </w:tcPr>
          <w:p w14:paraId="211DD8F6" w14:textId="77777777" w:rsidR="002468F6" w:rsidRDefault="007378A4">
            <w:r>
              <w:t>Study/protocol reference*</w:t>
            </w:r>
          </w:p>
        </w:tc>
        <w:tc>
          <w:tcPr>
            <w:tcW w:w="2500" w:type="pct"/>
          </w:tcPr>
          <w:p w14:paraId="1119264B" w14:textId="77777777" w:rsidR="002468F6" w:rsidRDefault="007378A4">
            <w:r>
              <w:t> </w:t>
            </w:r>
          </w:p>
        </w:tc>
      </w:tr>
      <w:tr w:rsidR="002468F6" w14:paraId="1C3E0F0F" w14:textId="77777777">
        <w:tc>
          <w:tcPr>
            <w:tcW w:w="2500" w:type="pct"/>
          </w:tcPr>
          <w:p w14:paraId="5944857F" w14:textId="77777777" w:rsidR="002468F6" w:rsidRDefault="007378A4">
            <w:r>
              <w:t>National Clinical Trial (NCT) number*</w:t>
            </w:r>
          </w:p>
        </w:tc>
        <w:tc>
          <w:tcPr>
            <w:tcW w:w="2500" w:type="pct"/>
          </w:tcPr>
          <w:p w14:paraId="34C24782" w14:textId="77777777" w:rsidR="002468F6" w:rsidRDefault="007378A4">
            <w:r>
              <w:t> </w:t>
            </w:r>
          </w:p>
        </w:tc>
      </w:tr>
      <w:tr w:rsidR="002468F6" w14:paraId="39C905E8" w14:textId="77777777">
        <w:tc>
          <w:tcPr>
            <w:tcW w:w="2500" w:type="pct"/>
          </w:tcPr>
          <w:p w14:paraId="13D47B35" w14:textId="77777777" w:rsidR="002468F6" w:rsidRDefault="007378A4">
            <w:r>
              <w:t>Sponsor*</w:t>
            </w:r>
          </w:p>
        </w:tc>
        <w:tc>
          <w:tcPr>
            <w:tcW w:w="2500" w:type="pct"/>
          </w:tcPr>
          <w:p w14:paraId="5987620A" w14:textId="77777777" w:rsidR="002468F6" w:rsidRDefault="007378A4">
            <w:r>
              <w:t> </w:t>
            </w:r>
          </w:p>
        </w:tc>
      </w:tr>
      <w:tr w:rsidR="002468F6" w14:paraId="796096EA" w14:textId="77777777">
        <w:tc>
          <w:tcPr>
            <w:tcW w:w="2500" w:type="pct"/>
          </w:tcPr>
          <w:p w14:paraId="6FF45AD0" w14:textId="77777777" w:rsidR="002468F6" w:rsidRDefault="007378A4">
            <w:r>
              <w:t>Disease or condition*</w:t>
            </w:r>
          </w:p>
        </w:tc>
        <w:tc>
          <w:tcPr>
            <w:tcW w:w="2500" w:type="pct"/>
          </w:tcPr>
          <w:p w14:paraId="0C4CCCFC" w14:textId="77777777" w:rsidR="002468F6" w:rsidRDefault="007378A4">
            <w:r>
              <w:t> </w:t>
            </w:r>
          </w:p>
        </w:tc>
      </w:tr>
      <w:tr w:rsidR="002468F6" w14:paraId="6536BCB6" w14:textId="77777777">
        <w:tc>
          <w:tcPr>
            <w:tcW w:w="2500" w:type="pct"/>
          </w:tcPr>
          <w:p w14:paraId="098A9821" w14:textId="77777777" w:rsidR="002468F6" w:rsidRDefault="007378A4">
            <w:r>
              <w:t>Type of clinical trial*</w:t>
            </w:r>
          </w:p>
        </w:tc>
        <w:tc>
          <w:tcPr>
            <w:tcW w:w="2500" w:type="pct"/>
          </w:tcPr>
          <w:p w14:paraId="24FAED0D" w14:textId="77777777" w:rsidR="002468F6" w:rsidRDefault="007378A4">
            <w:pPr>
              <w:numPr>
                <w:ilvl w:val="0"/>
                <w:numId w:val="6"/>
              </w:numPr>
            </w:pPr>
            <w:r>
              <w:t>Phase I Study</w:t>
            </w:r>
          </w:p>
          <w:p w14:paraId="4964D501" w14:textId="77777777" w:rsidR="002468F6" w:rsidRDefault="007378A4">
            <w:pPr>
              <w:numPr>
                <w:ilvl w:val="0"/>
                <w:numId w:val="6"/>
              </w:numPr>
            </w:pPr>
            <w:r>
              <w:t>Phase II Study</w:t>
            </w:r>
          </w:p>
          <w:p w14:paraId="3C4C5391" w14:textId="77777777" w:rsidR="002468F6" w:rsidRDefault="007378A4">
            <w:pPr>
              <w:numPr>
                <w:ilvl w:val="0"/>
                <w:numId w:val="6"/>
              </w:numPr>
            </w:pPr>
            <w:r>
              <w:t>Phase III Study</w:t>
            </w:r>
          </w:p>
          <w:p w14:paraId="572EB119" w14:textId="77777777" w:rsidR="002468F6" w:rsidRDefault="007378A4">
            <w:pPr>
              <w:numPr>
                <w:ilvl w:val="0"/>
                <w:numId w:val="6"/>
              </w:numPr>
            </w:pPr>
            <w:r>
              <w:t>Phase IV Study – Interventional</w:t>
            </w:r>
          </w:p>
          <w:p w14:paraId="354CFA9A" w14:textId="77777777" w:rsidR="002468F6" w:rsidRDefault="007378A4">
            <w:pPr>
              <w:numPr>
                <w:ilvl w:val="0"/>
                <w:numId w:val="6"/>
              </w:numPr>
            </w:pPr>
            <w:proofErr w:type="gramStart"/>
            <w:r>
              <w:t>Other</w:t>
            </w:r>
            <w:proofErr w:type="gramEnd"/>
            <w:r>
              <w:t xml:space="preserve"> type of clinical trial</w:t>
            </w:r>
          </w:p>
        </w:tc>
      </w:tr>
      <w:tr w:rsidR="002468F6" w14:paraId="6F0E42AA" w14:textId="77777777">
        <w:tc>
          <w:tcPr>
            <w:tcW w:w="2500" w:type="pct"/>
          </w:tcPr>
          <w:p w14:paraId="7FF278FD" w14:textId="77777777" w:rsidR="002468F6" w:rsidRDefault="007378A4">
            <w:r>
              <w:t>COA used as primary end point*</w:t>
            </w:r>
          </w:p>
        </w:tc>
        <w:tc>
          <w:tcPr>
            <w:tcW w:w="2500" w:type="pct"/>
          </w:tcPr>
          <w:p w14:paraId="1418912D" w14:textId="77777777" w:rsidR="002468F6" w:rsidRDefault="007378A4">
            <w:pPr>
              <w:numPr>
                <w:ilvl w:val="0"/>
                <w:numId w:val="7"/>
              </w:numPr>
            </w:pPr>
            <w:r>
              <w:t>yes</w:t>
            </w:r>
          </w:p>
          <w:p w14:paraId="0D862A37" w14:textId="77777777" w:rsidR="002468F6" w:rsidRDefault="007378A4">
            <w:pPr>
              <w:numPr>
                <w:ilvl w:val="0"/>
                <w:numId w:val="7"/>
              </w:numPr>
            </w:pPr>
            <w:r>
              <w:t>no</w:t>
            </w:r>
          </w:p>
        </w:tc>
      </w:tr>
      <w:tr w:rsidR="002468F6" w14:paraId="1C9D1DEC" w14:textId="77777777">
        <w:tc>
          <w:tcPr>
            <w:tcW w:w="2500" w:type="pct"/>
          </w:tcPr>
          <w:p w14:paraId="112066ED" w14:textId="77777777" w:rsidR="002468F6" w:rsidRDefault="007378A4">
            <w:r>
              <w:t>Number of sites*</w:t>
            </w:r>
          </w:p>
        </w:tc>
        <w:tc>
          <w:tcPr>
            <w:tcW w:w="2500" w:type="pct"/>
          </w:tcPr>
          <w:p w14:paraId="23194C9E" w14:textId="77777777" w:rsidR="002468F6" w:rsidRDefault="007378A4">
            <w:r>
              <w:t> </w:t>
            </w:r>
          </w:p>
        </w:tc>
      </w:tr>
      <w:tr w:rsidR="002468F6" w14:paraId="25E35566" w14:textId="77777777">
        <w:tc>
          <w:tcPr>
            <w:tcW w:w="2500" w:type="pct"/>
          </w:tcPr>
          <w:p w14:paraId="52919603" w14:textId="77777777" w:rsidR="002468F6" w:rsidRDefault="007378A4">
            <w:r>
              <w:t xml:space="preserve">Estimated number of patients/subjects excluded from the study after screening (if COA </w:t>
            </w:r>
            <w:proofErr w:type="gramStart"/>
            <w:r>
              <w:t>used</w:t>
            </w:r>
            <w:proofErr w:type="gramEnd"/>
            <w:r>
              <w:t xml:space="preserve"> during that </w:t>
            </w:r>
            <w:proofErr w:type="gramStart"/>
            <w:r>
              <w:t>phase)*</w:t>
            </w:r>
            <w:proofErr w:type="gramEnd"/>
          </w:p>
        </w:tc>
        <w:tc>
          <w:tcPr>
            <w:tcW w:w="2500" w:type="pct"/>
          </w:tcPr>
          <w:p w14:paraId="3634E288" w14:textId="77777777" w:rsidR="002468F6" w:rsidRDefault="007378A4">
            <w:r>
              <w:t> </w:t>
            </w:r>
          </w:p>
        </w:tc>
      </w:tr>
      <w:tr w:rsidR="002468F6" w14:paraId="6BBCBE3C" w14:textId="77777777">
        <w:tc>
          <w:tcPr>
            <w:tcW w:w="2500" w:type="pct"/>
          </w:tcPr>
          <w:p w14:paraId="1D4FE34D" w14:textId="77777777" w:rsidR="002468F6" w:rsidRDefault="007378A4">
            <w:r>
              <w:t>Number of enrolled patients/subjects*</w:t>
            </w:r>
          </w:p>
        </w:tc>
        <w:tc>
          <w:tcPr>
            <w:tcW w:w="2500" w:type="pct"/>
          </w:tcPr>
          <w:p w14:paraId="1CCFD21F" w14:textId="77777777" w:rsidR="002468F6" w:rsidRDefault="007378A4">
            <w:r>
              <w:t> </w:t>
            </w:r>
          </w:p>
        </w:tc>
      </w:tr>
      <w:tr w:rsidR="002468F6" w14:paraId="0830EB95" w14:textId="77777777">
        <w:tc>
          <w:tcPr>
            <w:tcW w:w="2500" w:type="pct"/>
          </w:tcPr>
          <w:p w14:paraId="42DAEEDF" w14:textId="77777777" w:rsidR="002468F6" w:rsidRDefault="007378A4">
            <w:r>
              <w:t>Number of administrations of the COA for each enrolled patient/subject*</w:t>
            </w:r>
          </w:p>
        </w:tc>
        <w:tc>
          <w:tcPr>
            <w:tcW w:w="2500" w:type="pct"/>
          </w:tcPr>
          <w:p w14:paraId="640AAA37" w14:textId="77777777" w:rsidR="002468F6" w:rsidRDefault="007378A4">
            <w:r>
              <w:t> </w:t>
            </w:r>
          </w:p>
        </w:tc>
      </w:tr>
      <w:tr w:rsidR="002468F6" w14:paraId="6E010398" w14:textId="77777777">
        <w:tc>
          <w:tcPr>
            <w:tcW w:w="2500" w:type="pct"/>
          </w:tcPr>
          <w:p w14:paraId="57CA604F" w14:textId="77777777" w:rsidR="002468F6" w:rsidRDefault="007378A4">
            <w:r>
              <w:t xml:space="preserve">Planned Term (estimated dates, not impacting the validity of the </w:t>
            </w:r>
            <w:proofErr w:type="gramStart"/>
            <w:r>
              <w:t>License)*</w:t>
            </w:r>
            <w:proofErr w:type="gramEnd"/>
          </w:p>
        </w:tc>
        <w:tc>
          <w:tcPr>
            <w:tcW w:w="2500" w:type="pct"/>
          </w:tcPr>
          <w:p w14:paraId="09DDA4D9" w14:textId="77777777" w:rsidR="002468F6" w:rsidRDefault="007378A4">
            <w:pPr>
              <w:numPr>
                <w:ilvl w:val="0"/>
                <w:numId w:val="8"/>
              </w:numPr>
            </w:pPr>
            <w:r>
              <w:t>Start (month/year): ...........</w:t>
            </w:r>
          </w:p>
          <w:p w14:paraId="1709CCC3" w14:textId="77777777" w:rsidR="002468F6" w:rsidRDefault="007378A4">
            <w:pPr>
              <w:numPr>
                <w:ilvl w:val="0"/>
                <w:numId w:val="8"/>
              </w:numPr>
            </w:pPr>
            <w:r>
              <w:t>End (month/year): .............</w:t>
            </w:r>
          </w:p>
        </w:tc>
      </w:tr>
      <w:tr w:rsidR="002468F6" w14:paraId="70D61978" w14:textId="77777777">
        <w:tc>
          <w:tcPr>
            <w:tcW w:w="2500" w:type="pct"/>
          </w:tcPr>
          <w:p w14:paraId="37F3C53F" w14:textId="77777777" w:rsidR="002468F6" w:rsidRDefault="007378A4">
            <w:r>
              <w:t>Mode of administration*</w:t>
            </w:r>
          </w:p>
        </w:tc>
        <w:tc>
          <w:tcPr>
            <w:tcW w:w="2500" w:type="pct"/>
          </w:tcPr>
          <w:p w14:paraId="1DE2D270" w14:textId="77777777" w:rsidR="002468F6" w:rsidRDefault="007378A4">
            <w:pPr>
              <w:numPr>
                <w:ilvl w:val="0"/>
                <w:numId w:val="9"/>
              </w:numPr>
            </w:pPr>
            <w:r>
              <w:t>paper</w:t>
            </w:r>
          </w:p>
          <w:p w14:paraId="21AFD048" w14:textId="77777777" w:rsidR="002468F6" w:rsidRDefault="007378A4">
            <w:pPr>
              <w:numPr>
                <w:ilvl w:val="0"/>
                <w:numId w:val="9"/>
              </w:numPr>
            </w:pPr>
            <w:r>
              <w:t>electronic (paper back-up allowed)</w:t>
            </w:r>
          </w:p>
        </w:tc>
      </w:tr>
      <w:tr w:rsidR="002468F6" w14:paraId="4061038C" w14:textId="77777777">
        <w:tc>
          <w:tcPr>
            <w:tcW w:w="2500" w:type="pct"/>
          </w:tcPr>
          <w:p w14:paraId="609BFD17" w14:textId="77777777" w:rsidR="002468F6" w:rsidRDefault="007378A4">
            <w:r>
              <w:lastRenderedPageBreak/>
              <w:t>If electronic administration, please indicate mode of data collection</w:t>
            </w:r>
          </w:p>
        </w:tc>
        <w:tc>
          <w:tcPr>
            <w:tcW w:w="2500" w:type="pct"/>
          </w:tcPr>
          <w:p w14:paraId="5B4935CB" w14:textId="77777777" w:rsidR="002468F6" w:rsidRDefault="007378A4">
            <w:pPr>
              <w:numPr>
                <w:ilvl w:val="0"/>
                <w:numId w:val="10"/>
              </w:numPr>
            </w:pPr>
            <w:r>
              <w:t>Smartphone (previously Handheld</w:t>
            </w:r>
            <w:proofErr w:type="gramStart"/>
            <w:r>
              <w:t>):...........</w:t>
            </w:r>
            <w:proofErr w:type="gramEnd"/>
          </w:p>
          <w:p w14:paraId="22A18FCE" w14:textId="77777777" w:rsidR="002468F6" w:rsidRDefault="007378A4">
            <w:pPr>
              <w:numPr>
                <w:ilvl w:val="0"/>
                <w:numId w:val="10"/>
              </w:numPr>
            </w:pPr>
            <w:proofErr w:type="gramStart"/>
            <w:r>
              <w:t>Tablet:...................................</w:t>
            </w:r>
            <w:proofErr w:type="gramEnd"/>
          </w:p>
          <w:p w14:paraId="2B168A42" w14:textId="77777777" w:rsidR="002468F6" w:rsidRDefault="007378A4">
            <w:pPr>
              <w:numPr>
                <w:ilvl w:val="0"/>
                <w:numId w:val="10"/>
              </w:numPr>
            </w:pPr>
            <w:r>
              <w:t>PC/</w:t>
            </w:r>
            <w:proofErr w:type="gramStart"/>
            <w:r>
              <w:t>Laptop:..................................</w:t>
            </w:r>
            <w:proofErr w:type="gramEnd"/>
          </w:p>
          <w:p w14:paraId="1AC2D734" w14:textId="77777777" w:rsidR="002468F6" w:rsidRDefault="007378A4">
            <w:pPr>
              <w:numPr>
                <w:ilvl w:val="0"/>
                <w:numId w:val="10"/>
              </w:numPr>
            </w:pPr>
            <w:proofErr w:type="gramStart"/>
            <w:r>
              <w:t>BYOD:.......................................</w:t>
            </w:r>
            <w:proofErr w:type="gramEnd"/>
          </w:p>
          <w:p w14:paraId="3FC69578" w14:textId="77777777" w:rsidR="002468F6" w:rsidRDefault="007378A4">
            <w:pPr>
              <w:numPr>
                <w:ilvl w:val="0"/>
                <w:numId w:val="10"/>
              </w:numPr>
            </w:pPr>
            <w:proofErr w:type="gramStart"/>
            <w:r>
              <w:t>Other:......................................</w:t>
            </w:r>
            <w:proofErr w:type="gramEnd"/>
          </w:p>
        </w:tc>
      </w:tr>
      <w:tr w:rsidR="002468F6" w14:paraId="27F761E5" w14:textId="77777777">
        <w:tc>
          <w:tcPr>
            <w:tcW w:w="2500" w:type="pct"/>
          </w:tcPr>
          <w:p w14:paraId="64D1DB5D" w14:textId="77777777" w:rsidR="002468F6" w:rsidRDefault="007378A4">
            <w:r>
              <w:t>Use of IT Company (e-vendor)</w:t>
            </w:r>
          </w:p>
        </w:tc>
        <w:tc>
          <w:tcPr>
            <w:tcW w:w="2500" w:type="pct"/>
          </w:tcPr>
          <w:p w14:paraId="61D95FE4" w14:textId="77777777" w:rsidR="002468F6" w:rsidRDefault="007378A4">
            <w:pPr>
              <w:numPr>
                <w:ilvl w:val="0"/>
                <w:numId w:val="11"/>
              </w:numPr>
            </w:pPr>
            <w:proofErr w:type="gramStart"/>
            <w:r>
              <w:t>no</w:t>
            </w:r>
            <w:proofErr w:type="gramEnd"/>
          </w:p>
          <w:p w14:paraId="6B409740" w14:textId="77777777" w:rsidR="002468F6" w:rsidRDefault="007378A4">
            <w:pPr>
              <w:numPr>
                <w:ilvl w:val="0"/>
                <w:numId w:val="11"/>
              </w:numPr>
            </w:pPr>
            <w:r>
              <w:t>yes - name of IT company and contact: .........</w:t>
            </w:r>
          </w:p>
        </w:tc>
      </w:tr>
      <w:tr w:rsidR="002468F6" w14:paraId="38B4AED6" w14:textId="77777777">
        <w:tc>
          <w:tcPr>
            <w:tcW w:w="2500" w:type="pct"/>
          </w:tcPr>
          <w:p w14:paraId="58735A8B" w14:textId="77777777" w:rsidR="002468F6" w:rsidRDefault="007378A4">
            <w:r>
              <w:t xml:space="preserve">Name of IT platform/system/software used to build the </w:t>
            </w:r>
            <w:proofErr w:type="spellStart"/>
            <w:r>
              <w:t>eCOA</w:t>
            </w:r>
            <w:proofErr w:type="spellEnd"/>
            <w:r>
              <w:t xml:space="preserve"> or </w:t>
            </w:r>
            <w:proofErr w:type="spellStart"/>
            <w:r>
              <w:t>eCOA</w:t>
            </w:r>
            <w:proofErr w:type="spellEnd"/>
            <w:r>
              <w:t xml:space="preserve"> Library (if applicable)</w:t>
            </w:r>
          </w:p>
        </w:tc>
        <w:tc>
          <w:tcPr>
            <w:tcW w:w="2500" w:type="pct"/>
          </w:tcPr>
          <w:p w14:paraId="5C6563DB" w14:textId="77777777" w:rsidR="002468F6" w:rsidRDefault="007378A4">
            <w:r>
              <w:t> </w:t>
            </w:r>
          </w:p>
        </w:tc>
      </w:tr>
      <w:tr w:rsidR="002468F6" w14:paraId="752F9539" w14:textId="77777777">
        <w:tc>
          <w:tcPr>
            <w:tcW w:w="2500" w:type="pct"/>
          </w:tcPr>
          <w:p w14:paraId="06A41F43" w14:textId="77777777" w:rsidR="002468F6" w:rsidRDefault="007378A4">
            <w:r>
              <w:t xml:space="preserve">Use of </w:t>
            </w:r>
            <w:proofErr w:type="spellStart"/>
            <w:r>
              <w:t>eCOA</w:t>
            </w:r>
            <w:proofErr w:type="spellEnd"/>
            <w:r>
              <w:t xml:space="preserve"> Library provided by IT Company (e-vendor) (if applicable)</w:t>
            </w:r>
          </w:p>
        </w:tc>
        <w:tc>
          <w:tcPr>
            <w:tcW w:w="2500" w:type="pct"/>
          </w:tcPr>
          <w:p w14:paraId="615006CF" w14:textId="77777777" w:rsidR="002468F6" w:rsidRDefault="007378A4">
            <w:pPr>
              <w:numPr>
                <w:ilvl w:val="0"/>
                <w:numId w:val="12"/>
              </w:numPr>
            </w:pPr>
            <w:proofErr w:type="gramStart"/>
            <w:r>
              <w:t>no</w:t>
            </w:r>
            <w:proofErr w:type="gramEnd"/>
          </w:p>
          <w:p w14:paraId="56221940" w14:textId="77777777" w:rsidR="002468F6" w:rsidRDefault="007378A4">
            <w:pPr>
              <w:numPr>
                <w:ilvl w:val="0"/>
                <w:numId w:val="12"/>
              </w:numPr>
            </w:pPr>
            <w:r>
              <w:t xml:space="preserve">yes - </w:t>
            </w:r>
            <w:proofErr w:type="spellStart"/>
            <w:r>
              <w:t>eCOA</w:t>
            </w:r>
            <w:proofErr w:type="spellEnd"/>
            <w:r>
              <w:t xml:space="preserve"> Library MITLA WO FE or MULA WO FE filename: .........</w:t>
            </w:r>
          </w:p>
        </w:tc>
      </w:tr>
    </w:tbl>
    <w:p w14:paraId="3D7C97E7" w14:textId="77777777" w:rsidR="002468F6" w:rsidRDefault="002468F6"/>
    <w:p w14:paraId="6FDC5DD8" w14:textId="77777777" w:rsidR="002468F6" w:rsidRDefault="007378A4">
      <w:r>
        <w:t>     </w:t>
      </w:r>
      <w:r>
        <w:rPr>
          <w:u w:val="single"/>
        </w:rPr>
        <w:t xml:space="preserve">Option 2- Observational studies, Marketing, Clinical practice and </w:t>
      </w:r>
      <w:proofErr w:type="gramStart"/>
      <w:r>
        <w:rPr>
          <w:u w:val="single"/>
        </w:rPr>
        <w:t>Educational</w:t>
      </w:r>
      <w:proofErr w:type="gramEnd"/>
      <w:r>
        <w:rPr>
          <w:u w:val="single"/>
        </w:rPr>
        <w:t xml:space="preserve"> projects</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4503"/>
        <w:gridCol w:w="4504"/>
      </w:tblGrid>
      <w:tr w:rsidR="002468F6" w14:paraId="5C2C8737" w14:textId="77777777">
        <w:tc>
          <w:tcPr>
            <w:tcW w:w="2500" w:type="pct"/>
          </w:tcPr>
          <w:p w14:paraId="74091B01" w14:textId="77777777" w:rsidR="002468F6" w:rsidRDefault="007378A4">
            <w:r>
              <w:t>Title*</w:t>
            </w:r>
          </w:p>
        </w:tc>
        <w:tc>
          <w:tcPr>
            <w:tcW w:w="2500" w:type="pct"/>
          </w:tcPr>
          <w:p w14:paraId="1C5DF92A" w14:textId="77777777" w:rsidR="002468F6" w:rsidRDefault="007378A4">
            <w:r>
              <w:t> </w:t>
            </w:r>
          </w:p>
        </w:tc>
      </w:tr>
      <w:tr w:rsidR="002468F6" w14:paraId="6AEBD2FD" w14:textId="77777777">
        <w:tc>
          <w:tcPr>
            <w:tcW w:w="2500" w:type="pct"/>
          </w:tcPr>
          <w:p w14:paraId="334C2358" w14:textId="77777777" w:rsidR="002468F6" w:rsidRDefault="007378A4">
            <w:r>
              <w:t>Project reference</w:t>
            </w:r>
          </w:p>
        </w:tc>
        <w:tc>
          <w:tcPr>
            <w:tcW w:w="2500" w:type="pct"/>
          </w:tcPr>
          <w:p w14:paraId="0AF4C30F" w14:textId="77777777" w:rsidR="002468F6" w:rsidRDefault="007378A4">
            <w:r>
              <w:t> </w:t>
            </w:r>
          </w:p>
        </w:tc>
      </w:tr>
      <w:tr w:rsidR="002468F6" w14:paraId="70EDC856" w14:textId="77777777">
        <w:tc>
          <w:tcPr>
            <w:tcW w:w="2500" w:type="pct"/>
          </w:tcPr>
          <w:p w14:paraId="740A2B1E" w14:textId="77777777" w:rsidR="002468F6" w:rsidRDefault="007378A4">
            <w:r>
              <w:t>Type of project*</w:t>
            </w:r>
          </w:p>
        </w:tc>
        <w:tc>
          <w:tcPr>
            <w:tcW w:w="2500" w:type="pct"/>
          </w:tcPr>
          <w:p w14:paraId="45251DCD" w14:textId="77777777" w:rsidR="002468F6" w:rsidRDefault="007378A4">
            <w:pPr>
              <w:numPr>
                <w:ilvl w:val="0"/>
                <w:numId w:val="13"/>
              </w:numPr>
            </w:pPr>
            <w:r>
              <w:t>Observational (e.g. cohort, patient/national registry, RWE…)</w:t>
            </w:r>
          </w:p>
          <w:p w14:paraId="3BF51DB6" w14:textId="77777777" w:rsidR="002468F6" w:rsidRDefault="007378A4">
            <w:pPr>
              <w:numPr>
                <w:ilvl w:val="0"/>
                <w:numId w:val="13"/>
              </w:numPr>
            </w:pPr>
            <w:r>
              <w:t>Phase IV Study - Observational</w:t>
            </w:r>
          </w:p>
          <w:p w14:paraId="45819999" w14:textId="77777777" w:rsidR="002468F6" w:rsidRDefault="007378A4">
            <w:pPr>
              <w:numPr>
                <w:ilvl w:val="0"/>
                <w:numId w:val="13"/>
              </w:numPr>
            </w:pPr>
            <w:r>
              <w:t>Epidemiological</w:t>
            </w:r>
          </w:p>
          <w:p w14:paraId="17EE4B31" w14:textId="77777777" w:rsidR="002468F6" w:rsidRDefault="007378A4">
            <w:pPr>
              <w:numPr>
                <w:ilvl w:val="0"/>
                <w:numId w:val="13"/>
              </w:numPr>
            </w:pPr>
            <w:r>
              <w:t>Patient support programs (PSP)</w:t>
            </w:r>
          </w:p>
          <w:p w14:paraId="2BC74AA7" w14:textId="77777777" w:rsidR="002468F6" w:rsidRDefault="007378A4">
            <w:pPr>
              <w:numPr>
                <w:ilvl w:val="0"/>
                <w:numId w:val="13"/>
              </w:numPr>
            </w:pPr>
            <w:r>
              <w:t>Marketing</w:t>
            </w:r>
          </w:p>
          <w:p w14:paraId="1787B6D2" w14:textId="77777777" w:rsidR="002468F6" w:rsidRDefault="007378A4">
            <w:pPr>
              <w:numPr>
                <w:ilvl w:val="0"/>
                <w:numId w:val="13"/>
              </w:numPr>
            </w:pPr>
            <w:r>
              <w:t>Individual clinical practice</w:t>
            </w:r>
          </w:p>
          <w:p w14:paraId="4C7D5B13" w14:textId="77777777" w:rsidR="002468F6" w:rsidRDefault="007378A4">
            <w:pPr>
              <w:numPr>
                <w:ilvl w:val="0"/>
                <w:numId w:val="13"/>
              </w:numPr>
            </w:pPr>
            <w:r>
              <w:t>Healthcare organization clinical practice</w:t>
            </w:r>
          </w:p>
          <w:p w14:paraId="001BB801" w14:textId="77777777" w:rsidR="002468F6" w:rsidRDefault="007378A4">
            <w:pPr>
              <w:numPr>
                <w:ilvl w:val="0"/>
                <w:numId w:val="13"/>
              </w:numPr>
            </w:pPr>
            <w:r>
              <w:t>Educational purpose</w:t>
            </w:r>
          </w:p>
          <w:p w14:paraId="426EB882" w14:textId="77777777" w:rsidR="002468F6" w:rsidRDefault="007378A4">
            <w:pPr>
              <w:numPr>
                <w:ilvl w:val="0"/>
                <w:numId w:val="13"/>
              </w:numPr>
            </w:pPr>
            <w:r>
              <w:t>Book publication</w:t>
            </w:r>
          </w:p>
          <w:p w14:paraId="2CA92B45" w14:textId="77777777" w:rsidR="002468F6" w:rsidRDefault="007378A4">
            <w:pPr>
              <w:numPr>
                <w:ilvl w:val="0"/>
                <w:numId w:val="13"/>
              </w:numPr>
            </w:pPr>
            <w:r>
              <w:lastRenderedPageBreak/>
              <w:t>other - specify:</w:t>
            </w:r>
          </w:p>
        </w:tc>
      </w:tr>
      <w:tr w:rsidR="002468F6" w14:paraId="445EC699" w14:textId="77777777">
        <w:tc>
          <w:tcPr>
            <w:tcW w:w="2500" w:type="pct"/>
          </w:tcPr>
          <w:p w14:paraId="6D2B7603" w14:textId="77777777" w:rsidR="002468F6" w:rsidRDefault="007378A4">
            <w:r>
              <w:lastRenderedPageBreak/>
              <w:t>Sponsor*</w:t>
            </w:r>
          </w:p>
        </w:tc>
        <w:tc>
          <w:tcPr>
            <w:tcW w:w="2500" w:type="pct"/>
          </w:tcPr>
          <w:p w14:paraId="375B4B26" w14:textId="77777777" w:rsidR="002468F6" w:rsidRDefault="007378A4">
            <w:r>
              <w:t> </w:t>
            </w:r>
          </w:p>
        </w:tc>
      </w:tr>
      <w:tr w:rsidR="002468F6" w14:paraId="4A3E2DE0" w14:textId="77777777">
        <w:tc>
          <w:tcPr>
            <w:tcW w:w="2500" w:type="pct"/>
          </w:tcPr>
          <w:p w14:paraId="02F5B49A" w14:textId="77777777" w:rsidR="002468F6" w:rsidRDefault="007378A4">
            <w:r>
              <w:t>Disease or condition*</w:t>
            </w:r>
          </w:p>
        </w:tc>
        <w:tc>
          <w:tcPr>
            <w:tcW w:w="2500" w:type="pct"/>
          </w:tcPr>
          <w:p w14:paraId="271E2355" w14:textId="77777777" w:rsidR="002468F6" w:rsidRDefault="007378A4">
            <w:r>
              <w:t> </w:t>
            </w:r>
          </w:p>
        </w:tc>
      </w:tr>
      <w:tr w:rsidR="002468F6" w14:paraId="14F56C58" w14:textId="77777777">
        <w:tc>
          <w:tcPr>
            <w:tcW w:w="2500" w:type="pct"/>
          </w:tcPr>
          <w:p w14:paraId="4E72CB7B" w14:textId="77777777" w:rsidR="002468F6" w:rsidRDefault="007378A4">
            <w:r>
              <w:t>COA used as primary end point</w:t>
            </w:r>
          </w:p>
        </w:tc>
        <w:tc>
          <w:tcPr>
            <w:tcW w:w="2500" w:type="pct"/>
          </w:tcPr>
          <w:p w14:paraId="24F5171C" w14:textId="77777777" w:rsidR="002468F6" w:rsidRDefault="007378A4">
            <w:pPr>
              <w:numPr>
                <w:ilvl w:val="0"/>
                <w:numId w:val="14"/>
              </w:numPr>
            </w:pPr>
            <w:r>
              <w:t>yes</w:t>
            </w:r>
          </w:p>
          <w:p w14:paraId="69845673" w14:textId="77777777" w:rsidR="002468F6" w:rsidRDefault="007378A4">
            <w:pPr>
              <w:numPr>
                <w:ilvl w:val="0"/>
                <w:numId w:val="14"/>
              </w:numPr>
            </w:pPr>
            <w:r>
              <w:t>no</w:t>
            </w:r>
          </w:p>
        </w:tc>
      </w:tr>
      <w:tr w:rsidR="002468F6" w14:paraId="7BE4B098" w14:textId="77777777">
        <w:tc>
          <w:tcPr>
            <w:tcW w:w="2500" w:type="pct"/>
          </w:tcPr>
          <w:p w14:paraId="264A3B65" w14:textId="77777777" w:rsidR="002468F6" w:rsidRDefault="007378A4">
            <w:r>
              <w:t>Annual number of sites*</w:t>
            </w:r>
          </w:p>
        </w:tc>
        <w:tc>
          <w:tcPr>
            <w:tcW w:w="2500" w:type="pct"/>
          </w:tcPr>
          <w:p w14:paraId="08D559DA" w14:textId="77777777" w:rsidR="002468F6" w:rsidRDefault="007378A4">
            <w:r>
              <w:t> </w:t>
            </w:r>
          </w:p>
        </w:tc>
      </w:tr>
      <w:tr w:rsidR="002468F6" w14:paraId="0D912585" w14:textId="77777777">
        <w:tc>
          <w:tcPr>
            <w:tcW w:w="2500" w:type="pct"/>
          </w:tcPr>
          <w:p w14:paraId="0F57C476" w14:textId="77777777" w:rsidR="002468F6" w:rsidRDefault="007378A4">
            <w:r>
              <w:t>Annual number of patients/subjects*</w:t>
            </w:r>
          </w:p>
        </w:tc>
        <w:tc>
          <w:tcPr>
            <w:tcW w:w="2500" w:type="pct"/>
          </w:tcPr>
          <w:p w14:paraId="3518A57B" w14:textId="77777777" w:rsidR="002468F6" w:rsidRDefault="007378A4">
            <w:r>
              <w:t> </w:t>
            </w:r>
          </w:p>
        </w:tc>
      </w:tr>
      <w:tr w:rsidR="002468F6" w14:paraId="4FCE6514" w14:textId="77777777">
        <w:tc>
          <w:tcPr>
            <w:tcW w:w="2500" w:type="pct"/>
          </w:tcPr>
          <w:p w14:paraId="14591DE2" w14:textId="77777777" w:rsidR="002468F6" w:rsidRDefault="007378A4">
            <w:r>
              <w:t>Annual number of administrations of the COA for each patient/subject</w:t>
            </w:r>
          </w:p>
        </w:tc>
        <w:tc>
          <w:tcPr>
            <w:tcW w:w="2500" w:type="pct"/>
          </w:tcPr>
          <w:p w14:paraId="39DC3447" w14:textId="77777777" w:rsidR="002468F6" w:rsidRDefault="007378A4">
            <w:r>
              <w:t> </w:t>
            </w:r>
          </w:p>
        </w:tc>
      </w:tr>
      <w:tr w:rsidR="002468F6" w14:paraId="3740E4EE" w14:textId="77777777">
        <w:tc>
          <w:tcPr>
            <w:tcW w:w="2500" w:type="pct"/>
          </w:tcPr>
          <w:p w14:paraId="3C088F93" w14:textId="77777777" w:rsidR="002468F6" w:rsidRDefault="007378A4">
            <w:r>
              <w:t>Planned Term*</w:t>
            </w:r>
          </w:p>
        </w:tc>
        <w:tc>
          <w:tcPr>
            <w:tcW w:w="2500" w:type="pct"/>
          </w:tcPr>
          <w:p w14:paraId="2F78D60A" w14:textId="77777777" w:rsidR="002468F6" w:rsidRDefault="007378A4">
            <w:pPr>
              <w:numPr>
                <w:ilvl w:val="0"/>
                <w:numId w:val="15"/>
              </w:numPr>
            </w:pPr>
            <w:r>
              <w:t>Start (month/year): ...........</w:t>
            </w:r>
          </w:p>
          <w:p w14:paraId="49B81D17" w14:textId="77777777" w:rsidR="002468F6" w:rsidRDefault="007378A4">
            <w:pPr>
              <w:numPr>
                <w:ilvl w:val="0"/>
                <w:numId w:val="15"/>
              </w:numPr>
            </w:pPr>
            <w:r>
              <w:t>End (month/year): .............</w:t>
            </w:r>
          </w:p>
        </w:tc>
      </w:tr>
      <w:tr w:rsidR="002468F6" w14:paraId="313A2602" w14:textId="77777777">
        <w:tc>
          <w:tcPr>
            <w:tcW w:w="2500" w:type="pct"/>
          </w:tcPr>
          <w:p w14:paraId="4F9B55AD" w14:textId="77777777" w:rsidR="002468F6" w:rsidRDefault="007378A4">
            <w:r>
              <w:t>Mode of administration*</w:t>
            </w:r>
          </w:p>
        </w:tc>
        <w:tc>
          <w:tcPr>
            <w:tcW w:w="2500" w:type="pct"/>
          </w:tcPr>
          <w:p w14:paraId="1532B82D" w14:textId="77777777" w:rsidR="002468F6" w:rsidRDefault="007378A4">
            <w:pPr>
              <w:numPr>
                <w:ilvl w:val="0"/>
                <w:numId w:val="16"/>
              </w:numPr>
            </w:pPr>
            <w:r>
              <w:t>paper</w:t>
            </w:r>
          </w:p>
          <w:p w14:paraId="55D04028" w14:textId="77777777" w:rsidR="002468F6" w:rsidRDefault="007378A4">
            <w:pPr>
              <w:numPr>
                <w:ilvl w:val="0"/>
                <w:numId w:val="16"/>
              </w:numPr>
            </w:pPr>
            <w:r>
              <w:t>electronic (paper back-up allowed)</w:t>
            </w:r>
          </w:p>
        </w:tc>
      </w:tr>
      <w:tr w:rsidR="002468F6" w14:paraId="14DE6E35" w14:textId="77777777">
        <w:tc>
          <w:tcPr>
            <w:tcW w:w="2500" w:type="pct"/>
          </w:tcPr>
          <w:p w14:paraId="1ED0EEA6" w14:textId="77777777" w:rsidR="002468F6" w:rsidRDefault="007378A4">
            <w:r>
              <w:t xml:space="preserve">If </w:t>
            </w:r>
            <w:proofErr w:type="gramStart"/>
            <w:r>
              <w:t>electronic</w:t>
            </w:r>
            <w:proofErr w:type="gramEnd"/>
            <w:r>
              <w:t xml:space="preserve"> administration, please indicate mode of data collection*</w:t>
            </w:r>
          </w:p>
        </w:tc>
        <w:tc>
          <w:tcPr>
            <w:tcW w:w="2500" w:type="pct"/>
          </w:tcPr>
          <w:p w14:paraId="50601A90" w14:textId="77777777" w:rsidR="002468F6" w:rsidRDefault="007378A4">
            <w:pPr>
              <w:numPr>
                <w:ilvl w:val="0"/>
                <w:numId w:val="17"/>
              </w:numPr>
            </w:pPr>
            <w:r>
              <w:t>Smartphone (previously Handheld</w:t>
            </w:r>
            <w:proofErr w:type="gramStart"/>
            <w:r>
              <w:t>):...........</w:t>
            </w:r>
            <w:proofErr w:type="gramEnd"/>
          </w:p>
          <w:p w14:paraId="11E7F25D" w14:textId="77777777" w:rsidR="002468F6" w:rsidRDefault="007378A4">
            <w:pPr>
              <w:numPr>
                <w:ilvl w:val="0"/>
                <w:numId w:val="17"/>
              </w:numPr>
            </w:pPr>
            <w:proofErr w:type="gramStart"/>
            <w:r>
              <w:t>Tablet:...................................</w:t>
            </w:r>
            <w:proofErr w:type="gramEnd"/>
          </w:p>
          <w:p w14:paraId="0A498A6B" w14:textId="77777777" w:rsidR="002468F6" w:rsidRDefault="007378A4">
            <w:pPr>
              <w:numPr>
                <w:ilvl w:val="0"/>
                <w:numId w:val="17"/>
              </w:numPr>
            </w:pPr>
            <w:r>
              <w:t>PC/</w:t>
            </w:r>
            <w:proofErr w:type="gramStart"/>
            <w:r>
              <w:t>Laptop:..................................</w:t>
            </w:r>
            <w:proofErr w:type="gramEnd"/>
          </w:p>
          <w:p w14:paraId="424FD9ED" w14:textId="77777777" w:rsidR="002468F6" w:rsidRDefault="007378A4">
            <w:pPr>
              <w:numPr>
                <w:ilvl w:val="0"/>
                <w:numId w:val="17"/>
              </w:numPr>
            </w:pPr>
            <w:proofErr w:type="gramStart"/>
            <w:r>
              <w:t>BYOD:.......................................</w:t>
            </w:r>
            <w:proofErr w:type="gramEnd"/>
          </w:p>
          <w:p w14:paraId="0C6835A3" w14:textId="77777777" w:rsidR="002468F6" w:rsidRDefault="007378A4">
            <w:pPr>
              <w:numPr>
                <w:ilvl w:val="0"/>
                <w:numId w:val="17"/>
              </w:numPr>
            </w:pPr>
            <w:proofErr w:type="gramStart"/>
            <w:r>
              <w:t>Other:......................................</w:t>
            </w:r>
            <w:proofErr w:type="gramEnd"/>
          </w:p>
        </w:tc>
      </w:tr>
      <w:tr w:rsidR="002468F6" w14:paraId="1CBCC5D4" w14:textId="77777777">
        <w:tc>
          <w:tcPr>
            <w:tcW w:w="2500" w:type="pct"/>
          </w:tcPr>
          <w:p w14:paraId="34369F60" w14:textId="77777777" w:rsidR="002468F6" w:rsidRDefault="007378A4">
            <w:r>
              <w:t>Use of IT Company (e-</w:t>
            </w:r>
            <w:proofErr w:type="gramStart"/>
            <w:r>
              <w:t>vendor)*</w:t>
            </w:r>
            <w:proofErr w:type="gramEnd"/>
          </w:p>
        </w:tc>
        <w:tc>
          <w:tcPr>
            <w:tcW w:w="2500" w:type="pct"/>
          </w:tcPr>
          <w:p w14:paraId="2E8D0197" w14:textId="77777777" w:rsidR="002468F6" w:rsidRDefault="007378A4">
            <w:pPr>
              <w:numPr>
                <w:ilvl w:val="0"/>
                <w:numId w:val="18"/>
              </w:numPr>
            </w:pPr>
            <w:proofErr w:type="gramStart"/>
            <w:r>
              <w:t>no</w:t>
            </w:r>
            <w:proofErr w:type="gramEnd"/>
          </w:p>
          <w:p w14:paraId="7282BDEB" w14:textId="77777777" w:rsidR="002468F6" w:rsidRDefault="007378A4">
            <w:pPr>
              <w:numPr>
                <w:ilvl w:val="0"/>
                <w:numId w:val="18"/>
              </w:numPr>
            </w:pPr>
            <w:r>
              <w:t>yes - name of IT company and contact: .........</w:t>
            </w:r>
          </w:p>
        </w:tc>
      </w:tr>
      <w:tr w:rsidR="002468F6" w14:paraId="359A71DE" w14:textId="77777777">
        <w:tc>
          <w:tcPr>
            <w:tcW w:w="2500" w:type="pct"/>
          </w:tcPr>
          <w:p w14:paraId="10FE0766" w14:textId="77777777" w:rsidR="002468F6" w:rsidRDefault="007378A4">
            <w:r>
              <w:t xml:space="preserve">Name of IT platform/system/software used to build the </w:t>
            </w:r>
            <w:proofErr w:type="spellStart"/>
            <w:r>
              <w:t>eCOA</w:t>
            </w:r>
            <w:proofErr w:type="spellEnd"/>
            <w:r>
              <w:t xml:space="preserve"> or </w:t>
            </w:r>
            <w:proofErr w:type="spellStart"/>
            <w:r>
              <w:t>eCOA</w:t>
            </w:r>
            <w:proofErr w:type="spellEnd"/>
            <w:r>
              <w:t xml:space="preserve"> Library (if applicable)</w:t>
            </w:r>
          </w:p>
        </w:tc>
        <w:tc>
          <w:tcPr>
            <w:tcW w:w="2500" w:type="pct"/>
          </w:tcPr>
          <w:p w14:paraId="7C6E7C10" w14:textId="77777777" w:rsidR="002468F6" w:rsidRDefault="007378A4">
            <w:r>
              <w:t> </w:t>
            </w:r>
          </w:p>
        </w:tc>
      </w:tr>
      <w:tr w:rsidR="002468F6" w14:paraId="1FD5ACE5" w14:textId="77777777">
        <w:tc>
          <w:tcPr>
            <w:tcW w:w="2500" w:type="pct"/>
          </w:tcPr>
          <w:p w14:paraId="010F1576" w14:textId="77777777" w:rsidR="002468F6" w:rsidRDefault="007378A4">
            <w:r>
              <w:t xml:space="preserve">Use of </w:t>
            </w:r>
            <w:proofErr w:type="spellStart"/>
            <w:r>
              <w:t>eCOA</w:t>
            </w:r>
            <w:proofErr w:type="spellEnd"/>
            <w:r>
              <w:t xml:space="preserve"> Library provided by IT Company (e-vendor) (if applicable)</w:t>
            </w:r>
          </w:p>
        </w:tc>
        <w:tc>
          <w:tcPr>
            <w:tcW w:w="2500" w:type="pct"/>
          </w:tcPr>
          <w:p w14:paraId="3AB7121B" w14:textId="77777777" w:rsidR="002468F6" w:rsidRDefault="007378A4">
            <w:pPr>
              <w:numPr>
                <w:ilvl w:val="0"/>
                <w:numId w:val="19"/>
              </w:numPr>
            </w:pPr>
            <w:proofErr w:type="gramStart"/>
            <w:r>
              <w:t>no</w:t>
            </w:r>
            <w:proofErr w:type="gramEnd"/>
          </w:p>
          <w:p w14:paraId="1C3E5F2B" w14:textId="77777777" w:rsidR="002468F6" w:rsidRDefault="007378A4">
            <w:pPr>
              <w:numPr>
                <w:ilvl w:val="0"/>
                <w:numId w:val="19"/>
              </w:numPr>
            </w:pPr>
            <w:r>
              <w:lastRenderedPageBreak/>
              <w:t xml:space="preserve">yes - </w:t>
            </w:r>
            <w:proofErr w:type="spellStart"/>
            <w:r>
              <w:t>eCOA</w:t>
            </w:r>
            <w:proofErr w:type="spellEnd"/>
            <w:r>
              <w:t xml:space="preserve"> Library MITLA WO FE or MULA WO FE filename: .........</w:t>
            </w:r>
          </w:p>
        </w:tc>
      </w:tr>
    </w:tbl>
    <w:p w14:paraId="6356907A" w14:textId="77777777" w:rsidR="002468F6" w:rsidRDefault="002468F6"/>
    <w:p w14:paraId="0AF17682" w14:textId="77777777" w:rsidR="002468F6" w:rsidRDefault="007378A4">
      <w:r>
        <w:t>     </w:t>
      </w:r>
      <w:r>
        <w:rPr>
          <w:u w:val="single"/>
        </w:rPr>
        <w:t xml:space="preserve">Option 3- </w:t>
      </w:r>
      <w:proofErr w:type="spellStart"/>
      <w:r>
        <w:rPr>
          <w:u w:val="single"/>
        </w:rPr>
        <w:t>eCOA</w:t>
      </w:r>
      <w:proofErr w:type="spellEnd"/>
      <w:r>
        <w:rPr>
          <w:u w:val="single"/>
        </w:rPr>
        <w:t xml:space="preserve"> library</w:t>
      </w:r>
    </w:p>
    <w:p w14:paraId="6C5C1910" w14:textId="77777777" w:rsidR="002468F6" w:rsidRDefault="007378A4">
      <w:pPr>
        <w:jc w:val="both"/>
      </w:pPr>
      <w:proofErr w:type="gramStart"/>
      <w:r>
        <w:t>( "</w:t>
      </w:r>
      <w:proofErr w:type="spellStart"/>
      <w:proofErr w:type="gramEnd"/>
      <w:r>
        <w:t>eCOA</w:t>
      </w:r>
      <w:proofErr w:type="spellEnd"/>
      <w:r>
        <w:t xml:space="preserve"> library" means the development of a validated </w:t>
      </w:r>
      <w:proofErr w:type="spellStart"/>
      <w:r>
        <w:t>eCOA</w:t>
      </w:r>
      <w:proofErr w:type="spellEnd"/>
      <w:r>
        <w:t xml:space="preserve"> in the IT Company's </w:t>
      </w:r>
      <w:proofErr w:type="spellStart"/>
      <w:r>
        <w:t>eCOA</w:t>
      </w:r>
      <w:proofErr w:type="spellEnd"/>
      <w:r>
        <w:t xml:space="preserve"> library:</w:t>
      </w:r>
    </w:p>
    <w:p w14:paraId="243A71BA" w14:textId="77777777" w:rsidR="002468F6" w:rsidRDefault="007378A4">
      <w:pPr>
        <w:numPr>
          <w:ilvl w:val="0"/>
          <w:numId w:val="20"/>
        </w:numPr>
      </w:pPr>
      <w:r>
        <w:t xml:space="preserve">Accessible to User </w:t>
      </w:r>
      <w:proofErr w:type="gramStart"/>
      <w:r>
        <w:t>only;</w:t>
      </w:r>
      <w:proofErr w:type="gramEnd"/>
    </w:p>
    <w:p w14:paraId="7129AA3C" w14:textId="77777777" w:rsidR="002468F6" w:rsidRDefault="007378A4">
      <w:pPr>
        <w:numPr>
          <w:ilvl w:val="0"/>
          <w:numId w:val="20"/>
        </w:numPr>
      </w:pPr>
      <w:r>
        <w:t xml:space="preserve">COA license agreement to be signed separately between User and MRT for the use of the </w:t>
      </w:r>
      <w:proofErr w:type="spellStart"/>
      <w:r>
        <w:t>eCOA</w:t>
      </w:r>
      <w:proofErr w:type="spellEnd"/>
      <w:r>
        <w:t xml:space="preserve"> in any future Stated Purpose</w:t>
      </w:r>
    </w:p>
    <w:p w14:paraId="6674AC71" w14:textId="77777777" w:rsidR="002468F6" w:rsidRDefault="007378A4">
      <w:pPr>
        <w:numPr>
          <w:ilvl w:val="0"/>
          <w:numId w:val="20"/>
        </w:numPr>
      </w:pPr>
      <w:r>
        <w:t xml:space="preserve">Applicable licensing fees to be paid directly by User to MRT, prior to any use of the </w:t>
      </w:r>
      <w:proofErr w:type="spellStart"/>
      <w:r>
        <w:t>eCOA</w:t>
      </w:r>
      <w:proofErr w:type="spellEnd"/>
      <w:r>
        <w:t xml:space="preserve"> via the IT Company's </w:t>
      </w:r>
      <w:proofErr w:type="spellStart"/>
      <w:r>
        <w:t>eCOA</w:t>
      </w:r>
      <w:proofErr w:type="spellEnd"/>
      <w:r>
        <w:t xml:space="preserve"> library</w:t>
      </w:r>
    </w:p>
    <w:p w14:paraId="25085394" w14:textId="77777777" w:rsidR="002468F6" w:rsidRDefault="007378A4">
      <w:pPr>
        <w:numPr>
          <w:ilvl w:val="0"/>
          <w:numId w:val="20"/>
        </w:numPr>
      </w:pPr>
      <w:r>
        <w:t>Applicable hosting, maintenance and delivery fees to be paid by User to MRT, as defined below)</w:t>
      </w:r>
    </w:p>
    <w:tbl>
      <w:tblPr>
        <w:tblW w:w="5000" w:type="pct"/>
        <w:tblInd w:w="120" w:type="dxa"/>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4503"/>
        <w:gridCol w:w="4504"/>
      </w:tblGrid>
      <w:tr w:rsidR="002468F6" w14:paraId="03821BCD" w14:textId="77777777">
        <w:tc>
          <w:tcPr>
            <w:tcW w:w="2500" w:type="pct"/>
          </w:tcPr>
          <w:p w14:paraId="4B7B1727" w14:textId="77777777" w:rsidR="002468F6" w:rsidRDefault="007378A4">
            <w:r>
              <w:t xml:space="preserve">Name of IT platform /system/ software used to build the </w:t>
            </w:r>
            <w:proofErr w:type="spellStart"/>
            <w:r>
              <w:t>eCOA</w:t>
            </w:r>
            <w:proofErr w:type="spellEnd"/>
            <w:r>
              <w:t xml:space="preserve"> Library</w:t>
            </w:r>
          </w:p>
        </w:tc>
        <w:tc>
          <w:tcPr>
            <w:tcW w:w="2500" w:type="pct"/>
          </w:tcPr>
          <w:p w14:paraId="4C340A76" w14:textId="77777777" w:rsidR="002468F6" w:rsidRDefault="007378A4">
            <w:r>
              <w:t> </w:t>
            </w:r>
          </w:p>
        </w:tc>
      </w:tr>
      <w:tr w:rsidR="002468F6" w14:paraId="4D1C1D8E" w14:textId="77777777">
        <w:tc>
          <w:tcPr>
            <w:tcW w:w="2500" w:type="pct"/>
          </w:tcPr>
          <w:p w14:paraId="31712D2A" w14:textId="77777777" w:rsidR="002468F6" w:rsidRDefault="007378A4">
            <w:r>
              <w:t>Device type</w:t>
            </w:r>
          </w:p>
        </w:tc>
        <w:tc>
          <w:tcPr>
            <w:tcW w:w="2500" w:type="pct"/>
          </w:tcPr>
          <w:p w14:paraId="5DDE65BE" w14:textId="77777777" w:rsidR="002468F6" w:rsidRDefault="007378A4">
            <w:pPr>
              <w:numPr>
                <w:ilvl w:val="0"/>
                <w:numId w:val="21"/>
              </w:numPr>
            </w:pPr>
            <w:r>
              <w:t>Smartphone (previously Handheld</w:t>
            </w:r>
            <w:proofErr w:type="gramStart"/>
            <w:r>
              <w:t>):...........</w:t>
            </w:r>
            <w:proofErr w:type="gramEnd"/>
          </w:p>
          <w:p w14:paraId="37F220C9" w14:textId="77777777" w:rsidR="002468F6" w:rsidRDefault="007378A4">
            <w:pPr>
              <w:numPr>
                <w:ilvl w:val="0"/>
                <w:numId w:val="21"/>
              </w:numPr>
            </w:pPr>
            <w:proofErr w:type="gramStart"/>
            <w:r>
              <w:t>Tablet:...................................</w:t>
            </w:r>
            <w:proofErr w:type="gramEnd"/>
          </w:p>
          <w:p w14:paraId="5EE09509" w14:textId="77777777" w:rsidR="002468F6" w:rsidRDefault="007378A4">
            <w:pPr>
              <w:numPr>
                <w:ilvl w:val="0"/>
                <w:numId w:val="21"/>
              </w:numPr>
            </w:pPr>
            <w:r>
              <w:t>PC/</w:t>
            </w:r>
            <w:proofErr w:type="gramStart"/>
            <w:r>
              <w:t>Laptop:..................................</w:t>
            </w:r>
            <w:proofErr w:type="gramEnd"/>
          </w:p>
          <w:p w14:paraId="68C26830" w14:textId="77777777" w:rsidR="002468F6" w:rsidRDefault="007378A4">
            <w:pPr>
              <w:numPr>
                <w:ilvl w:val="0"/>
                <w:numId w:val="21"/>
              </w:numPr>
            </w:pPr>
            <w:proofErr w:type="gramStart"/>
            <w:r>
              <w:t>BYOD:.......................................</w:t>
            </w:r>
            <w:proofErr w:type="gramEnd"/>
          </w:p>
          <w:p w14:paraId="0523E530" w14:textId="77777777" w:rsidR="002468F6" w:rsidRDefault="007378A4">
            <w:pPr>
              <w:numPr>
                <w:ilvl w:val="0"/>
                <w:numId w:val="21"/>
              </w:numPr>
            </w:pPr>
            <w:proofErr w:type="gramStart"/>
            <w:r>
              <w:t>Other:......................................</w:t>
            </w:r>
            <w:proofErr w:type="gramEnd"/>
          </w:p>
        </w:tc>
      </w:tr>
    </w:tbl>
    <w:p w14:paraId="4AA6B67D" w14:textId="77777777" w:rsidR="002468F6" w:rsidRDefault="002468F6"/>
    <w:p w14:paraId="78B3B472" w14:textId="77777777" w:rsidR="002468F6" w:rsidRDefault="007378A4">
      <w:r>
        <w:t>4.2 Language Versions</w:t>
      </w:r>
    </w:p>
    <w:p w14:paraId="211E6DDB" w14:textId="77777777" w:rsidR="002468F6" w:rsidRDefault="007378A4">
      <w:r>
        <w:t>     4.2.1    Country and languages</w:t>
      </w:r>
    </w:p>
    <w:p w14:paraId="27692887" w14:textId="77777777" w:rsidR="002468F6" w:rsidRDefault="007378A4">
      <w:pPr>
        <w:jc w:val="both"/>
      </w:pPr>
      <w:r>
        <w:t>MRT grants the License to use the COA in the following countries and in the languages indicated in the table below:</w:t>
      </w:r>
    </w:p>
    <w:tbl>
      <w:tblPr>
        <w:tblW w:w="3500" w:type="pct"/>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2080"/>
        <w:gridCol w:w="2144"/>
        <w:gridCol w:w="2081"/>
      </w:tblGrid>
      <w:tr w:rsidR="002468F6" w14:paraId="55D13AB4" w14:textId="77777777">
        <w:trPr>
          <w:tblHeader/>
          <w:jc w:val="center"/>
        </w:trPr>
        <w:tc>
          <w:tcPr>
            <w:tcW w:w="1650" w:type="pct"/>
            <w:shd w:val="clear" w:color="auto" w:fill="B4C6E7"/>
          </w:tcPr>
          <w:p w14:paraId="08447ED7" w14:textId="77777777" w:rsidR="002468F6" w:rsidRDefault="007378A4">
            <w:pPr>
              <w:jc w:val="center"/>
            </w:pPr>
            <w:r>
              <w:rPr>
                <w:b/>
                <w:bCs/>
                <w:shd w:val="clear" w:color="auto" w:fill="B4C6E7"/>
              </w:rPr>
              <w:t>Language</w:t>
            </w:r>
          </w:p>
        </w:tc>
        <w:tc>
          <w:tcPr>
            <w:tcW w:w="1700" w:type="pct"/>
            <w:shd w:val="clear" w:color="auto" w:fill="B4C6E7"/>
          </w:tcPr>
          <w:p w14:paraId="46C2AFA2" w14:textId="77777777" w:rsidR="002468F6" w:rsidRDefault="007378A4">
            <w:pPr>
              <w:jc w:val="center"/>
            </w:pPr>
            <w:r>
              <w:rPr>
                <w:b/>
                <w:bCs/>
                <w:shd w:val="clear" w:color="auto" w:fill="B4C6E7"/>
              </w:rPr>
              <w:t>For use in the following country</w:t>
            </w:r>
          </w:p>
        </w:tc>
        <w:tc>
          <w:tcPr>
            <w:tcW w:w="1650" w:type="pct"/>
            <w:shd w:val="clear" w:color="auto" w:fill="B4C6E7"/>
          </w:tcPr>
          <w:p w14:paraId="35D8B62A" w14:textId="77777777" w:rsidR="002468F6" w:rsidRDefault="007378A4">
            <w:pPr>
              <w:jc w:val="center"/>
            </w:pPr>
            <w:r>
              <w:rPr>
                <w:b/>
                <w:bCs/>
                <w:shd w:val="clear" w:color="auto" w:fill="B4C6E7"/>
              </w:rPr>
              <w:t>Availability</w:t>
            </w:r>
          </w:p>
        </w:tc>
      </w:tr>
      <w:tr w:rsidR="002468F6" w14:paraId="436CEBC8" w14:textId="77777777">
        <w:trPr>
          <w:jc w:val="center"/>
        </w:trPr>
        <w:tc>
          <w:tcPr>
            <w:tcW w:w="1650" w:type="pct"/>
          </w:tcPr>
          <w:p w14:paraId="56C5F63D" w14:textId="77777777" w:rsidR="002468F6" w:rsidRDefault="007378A4">
            <w:r>
              <w:t> </w:t>
            </w:r>
          </w:p>
        </w:tc>
        <w:tc>
          <w:tcPr>
            <w:tcW w:w="1700" w:type="pct"/>
          </w:tcPr>
          <w:p w14:paraId="03845CC1" w14:textId="77777777" w:rsidR="002468F6" w:rsidRDefault="007378A4">
            <w:r>
              <w:t> </w:t>
            </w:r>
          </w:p>
        </w:tc>
        <w:tc>
          <w:tcPr>
            <w:tcW w:w="1650" w:type="pct"/>
          </w:tcPr>
          <w:p w14:paraId="07E6FC62" w14:textId="77777777" w:rsidR="002468F6" w:rsidRDefault="007378A4">
            <w:r>
              <w:t> </w:t>
            </w:r>
          </w:p>
        </w:tc>
      </w:tr>
      <w:tr w:rsidR="002468F6" w14:paraId="294F85CB" w14:textId="77777777">
        <w:trPr>
          <w:jc w:val="center"/>
        </w:trPr>
        <w:tc>
          <w:tcPr>
            <w:tcW w:w="1650" w:type="pct"/>
          </w:tcPr>
          <w:p w14:paraId="449E29A1" w14:textId="77777777" w:rsidR="002468F6" w:rsidRDefault="007378A4">
            <w:r>
              <w:t> </w:t>
            </w:r>
          </w:p>
        </w:tc>
        <w:tc>
          <w:tcPr>
            <w:tcW w:w="1700" w:type="pct"/>
          </w:tcPr>
          <w:p w14:paraId="02AFD464" w14:textId="77777777" w:rsidR="002468F6" w:rsidRDefault="007378A4">
            <w:r>
              <w:t> </w:t>
            </w:r>
          </w:p>
        </w:tc>
        <w:tc>
          <w:tcPr>
            <w:tcW w:w="1650" w:type="pct"/>
          </w:tcPr>
          <w:p w14:paraId="2E73BE12" w14:textId="77777777" w:rsidR="002468F6" w:rsidRDefault="007378A4">
            <w:r>
              <w:t> </w:t>
            </w:r>
          </w:p>
        </w:tc>
      </w:tr>
      <w:tr w:rsidR="002468F6" w14:paraId="0DC6AF27" w14:textId="77777777">
        <w:trPr>
          <w:jc w:val="center"/>
        </w:trPr>
        <w:tc>
          <w:tcPr>
            <w:tcW w:w="1650" w:type="pct"/>
          </w:tcPr>
          <w:p w14:paraId="6ACC91A3" w14:textId="77777777" w:rsidR="002468F6" w:rsidRDefault="007378A4">
            <w:r>
              <w:t> </w:t>
            </w:r>
          </w:p>
        </w:tc>
        <w:tc>
          <w:tcPr>
            <w:tcW w:w="1700" w:type="pct"/>
          </w:tcPr>
          <w:p w14:paraId="44FC12B3" w14:textId="77777777" w:rsidR="002468F6" w:rsidRDefault="007378A4">
            <w:r>
              <w:t> </w:t>
            </w:r>
          </w:p>
        </w:tc>
        <w:tc>
          <w:tcPr>
            <w:tcW w:w="1650" w:type="pct"/>
          </w:tcPr>
          <w:p w14:paraId="156639DE" w14:textId="77777777" w:rsidR="002468F6" w:rsidRDefault="007378A4">
            <w:r>
              <w:t> </w:t>
            </w:r>
          </w:p>
        </w:tc>
      </w:tr>
      <w:tr w:rsidR="002468F6" w14:paraId="36263CC9" w14:textId="77777777">
        <w:trPr>
          <w:jc w:val="center"/>
        </w:trPr>
        <w:tc>
          <w:tcPr>
            <w:tcW w:w="1650" w:type="pct"/>
          </w:tcPr>
          <w:p w14:paraId="1A3A12CF" w14:textId="77777777" w:rsidR="002468F6" w:rsidRDefault="007378A4">
            <w:r>
              <w:lastRenderedPageBreak/>
              <w:t> </w:t>
            </w:r>
          </w:p>
        </w:tc>
        <w:tc>
          <w:tcPr>
            <w:tcW w:w="1700" w:type="pct"/>
          </w:tcPr>
          <w:p w14:paraId="40F0460C" w14:textId="77777777" w:rsidR="002468F6" w:rsidRDefault="007378A4">
            <w:r>
              <w:t> </w:t>
            </w:r>
          </w:p>
        </w:tc>
        <w:tc>
          <w:tcPr>
            <w:tcW w:w="1650" w:type="pct"/>
          </w:tcPr>
          <w:p w14:paraId="5CBC12B3" w14:textId="77777777" w:rsidR="002468F6" w:rsidRDefault="007378A4">
            <w:r>
              <w:t> </w:t>
            </w:r>
          </w:p>
        </w:tc>
      </w:tr>
      <w:tr w:rsidR="002468F6" w14:paraId="5BFCE217" w14:textId="77777777">
        <w:trPr>
          <w:jc w:val="center"/>
        </w:trPr>
        <w:tc>
          <w:tcPr>
            <w:tcW w:w="1650" w:type="pct"/>
          </w:tcPr>
          <w:p w14:paraId="73F6CA1A" w14:textId="77777777" w:rsidR="002468F6" w:rsidRDefault="007378A4">
            <w:r>
              <w:t> </w:t>
            </w:r>
          </w:p>
        </w:tc>
        <w:tc>
          <w:tcPr>
            <w:tcW w:w="1700" w:type="pct"/>
          </w:tcPr>
          <w:p w14:paraId="5DB4348A" w14:textId="77777777" w:rsidR="002468F6" w:rsidRDefault="007378A4">
            <w:r>
              <w:t> </w:t>
            </w:r>
          </w:p>
        </w:tc>
        <w:tc>
          <w:tcPr>
            <w:tcW w:w="1650" w:type="pct"/>
          </w:tcPr>
          <w:p w14:paraId="65507DF4" w14:textId="77777777" w:rsidR="002468F6" w:rsidRDefault="007378A4">
            <w:r>
              <w:t> </w:t>
            </w:r>
          </w:p>
        </w:tc>
      </w:tr>
    </w:tbl>
    <w:p w14:paraId="0F7A6E24" w14:textId="77777777" w:rsidR="002468F6" w:rsidRDefault="007378A4">
      <w:r>
        <w:t>     4.2.2    Provision of existing translations</w:t>
      </w:r>
    </w:p>
    <w:p w14:paraId="66E01020" w14:textId="77777777" w:rsidR="002468F6" w:rsidRDefault="007378A4">
      <w:pPr>
        <w:jc w:val="both"/>
      </w:pPr>
      <w:r>
        <w:t>MRT may provide User with existing translations of the COA previously produced by ICON LS or third parties.</w:t>
      </w:r>
    </w:p>
    <w:p w14:paraId="3CD78C8B" w14:textId="77777777" w:rsidR="002468F6" w:rsidRDefault="007378A4">
      <w:pPr>
        <w:jc w:val="both"/>
      </w:pPr>
      <w:r>
        <w:t>Existing translations of the COA may not have undergone the full linguistic validation process and may require further linguistic validation steps (hereinafter, "Further Linguistic Validation Steps") to be suitable for use for a Stated Purpose. If applicable, MRT will communicate the status of each existing translation to the User and indicate to the User if Further Linguistic Validation Steps are required.</w:t>
      </w:r>
    </w:p>
    <w:p w14:paraId="34378012" w14:textId="77777777" w:rsidR="002468F6" w:rsidRDefault="007378A4">
      <w:pPr>
        <w:jc w:val="both"/>
      </w:pPr>
      <w:r>
        <w:t>In case Further Linguistic Validation Steps need to be performed on the existing translations, User shall comply with the requirements set out in the applicable WO. Each such upgraded version will be made available to third parties exclusively by MRT under the same conditions as described herein.</w:t>
      </w:r>
    </w:p>
    <w:p w14:paraId="503908A2" w14:textId="77777777" w:rsidR="002468F6" w:rsidRDefault="007378A4">
      <w:pPr>
        <w:jc w:val="both"/>
      </w:pPr>
      <w:r>
        <w:t>MRT shall not be held liable for the content of the existing translations and makes no warranties or representations regarding the accuracy or completeness of the existing translations.</w:t>
      </w:r>
    </w:p>
    <w:p w14:paraId="370CFD61" w14:textId="77777777" w:rsidR="002468F6" w:rsidRDefault="007378A4">
      <w:r>
        <w:rPr>
          <w:color w:val="000000"/>
        </w:rPr>
        <w:t xml:space="preserve">     New translation(s) to be produced by the User in language(s) not already available </w:t>
      </w:r>
      <w:r>
        <w:rPr>
          <w:b/>
          <w:bCs/>
          <w:color w:val="000000"/>
        </w:rPr>
        <w:t>[TO BE DELETED IF NOT APPLICABLE]</w:t>
      </w:r>
    </w:p>
    <w:p w14:paraId="08613381" w14:textId="77777777" w:rsidR="002468F6" w:rsidRDefault="007378A4">
      <w:r>
        <w:t> </w:t>
      </w:r>
    </w:p>
    <w:tbl>
      <w:tblPr>
        <w:tblW w:w="3500" w:type="pct"/>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2080"/>
        <w:gridCol w:w="2144"/>
        <w:gridCol w:w="2081"/>
      </w:tblGrid>
      <w:tr w:rsidR="002468F6" w14:paraId="0BCB8600" w14:textId="77777777">
        <w:trPr>
          <w:tblHeader/>
          <w:jc w:val="center"/>
        </w:trPr>
        <w:tc>
          <w:tcPr>
            <w:tcW w:w="1650" w:type="pct"/>
            <w:shd w:val="clear" w:color="auto" w:fill="B4C6E7"/>
          </w:tcPr>
          <w:p w14:paraId="1401975C" w14:textId="77777777" w:rsidR="002468F6" w:rsidRDefault="007378A4">
            <w:pPr>
              <w:jc w:val="center"/>
            </w:pPr>
            <w:r>
              <w:rPr>
                <w:b/>
                <w:bCs/>
                <w:shd w:val="clear" w:color="auto" w:fill="B4C6E7"/>
              </w:rPr>
              <w:t>Language</w:t>
            </w:r>
          </w:p>
        </w:tc>
        <w:tc>
          <w:tcPr>
            <w:tcW w:w="1700" w:type="pct"/>
            <w:shd w:val="clear" w:color="auto" w:fill="B4C6E7"/>
          </w:tcPr>
          <w:p w14:paraId="1C186071" w14:textId="77777777" w:rsidR="002468F6" w:rsidRDefault="007378A4">
            <w:pPr>
              <w:jc w:val="center"/>
            </w:pPr>
            <w:r>
              <w:rPr>
                <w:b/>
                <w:bCs/>
                <w:shd w:val="clear" w:color="auto" w:fill="B4C6E7"/>
              </w:rPr>
              <w:t>For use in the following country</w:t>
            </w:r>
          </w:p>
        </w:tc>
        <w:tc>
          <w:tcPr>
            <w:tcW w:w="1650" w:type="pct"/>
            <w:shd w:val="clear" w:color="auto" w:fill="B4C6E7"/>
          </w:tcPr>
          <w:p w14:paraId="6E38957B" w14:textId="77777777" w:rsidR="002468F6" w:rsidRDefault="007378A4">
            <w:pPr>
              <w:jc w:val="center"/>
            </w:pPr>
            <w:r>
              <w:rPr>
                <w:b/>
                <w:bCs/>
                <w:shd w:val="clear" w:color="auto" w:fill="B4C6E7"/>
              </w:rPr>
              <w:t>To be translated by</w:t>
            </w:r>
          </w:p>
        </w:tc>
      </w:tr>
      <w:tr w:rsidR="002468F6" w14:paraId="76A65F84" w14:textId="77777777">
        <w:trPr>
          <w:jc w:val="center"/>
        </w:trPr>
        <w:tc>
          <w:tcPr>
            <w:tcW w:w="1650" w:type="pct"/>
          </w:tcPr>
          <w:p w14:paraId="19E05A49" w14:textId="77777777" w:rsidR="002468F6" w:rsidRDefault="007378A4">
            <w:r>
              <w:t> </w:t>
            </w:r>
          </w:p>
        </w:tc>
        <w:tc>
          <w:tcPr>
            <w:tcW w:w="1700" w:type="pct"/>
          </w:tcPr>
          <w:p w14:paraId="4EF46368" w14:textId="77777777" w:rsidR="002468F6" w:rsidRDefault="007378A4">
            <w:r>
              <w:t> </w:t>
            </w:r>
          </w:p>
        </w:tc>
        <w:tc>
          <w:tcPr>
            <w:tcW w:w="1650" w:type="pct"/>
          </w:tcPr>
          <w:p w14:paraId="1096722A" w14:textId="77777777" w:rsidR="002468F6" w:rsidRDefault="007378A4">
            <w:r>
              <w:t> </w:t>
            </w:r>
          </w:p>
        </w:tc>
      </w:tr>
      <w:tr w:rsidR="002468F6" w14:paraId="46D263B0" w14:textId="77777777">
        <w:trPr>
          <w:jc w:val="center"/>
        </w:trPr>
        <w:tc>
          <w:tcPr>
            <w:tcW w:w="1650" w:type="pct"/>
          </w:tcPr>
          <w:p w14:paraId="67AB35E0" w14:textId="77777777" w:rsidR="002468F6" w:rsidRDefault="007378A4">
            <w:r>
              <w:t> </w:t>
            </w:r>
          </w:p>
        </w:tc>
        <w:tc>
          <w:tcPr>
            <w:tcW w:w="1700" w:type="pct"/>
          </w:tcPr>
          <w:p w14:paraId="2E3EB402" w14:textId="77777777" w:rsidR="002468F6" w:rsidRDefault="007378A4">
            <w:r>
              <w:t> </w:t>
            </w:r>
          </w:p>
        </w:tc>
        <w:tc>
          <w:tcPr>
            <w:tcW w:w="1650" w:type="pct"/>
          </w:tcPr>
          <w:p w14:paraId="368C7E34" w14:textId="77777777" w:rsidR="002468F6" w:rsidRDefault="007378A4">
            <w:r>
              <w:t> </w:t>
            </w:r>
          </w:p>
        </w:tc>
      </w:tr>
    </w:tbl>
    <w:p w14:paraId="104725C4" w14:textId="77777777" w:rsidR="002468F6" w:rsidRDefault="007378A4">
      <w:r>
        <w:t>          (</w:t>
      </w:r>
      <w:proofErr w:type="spellStart"/>
      <w:r>
        <w:t>i</w:t>
      </w:r>
      <w:proofErr w:type="spellEnd"/>
      <w:r>
        <w:t>)    Linguistic validation methodology</w:t>
      </w:r>
    </w:p>
    <w:p w14:paraId="148086FB" w14:textId="77777777" w:rsidR="002468F6" w:rsidRDefault="007378A4">
      <w:pPr>
        <w:jc w:val="both"/>
      </w:pPr>
      <w:r>
        <w:t xml:space="preserve">Each new translation must undergo a full linguistic validation process according to standard recognized methodology of translation, as described in </w:t>
      </w:r>
      <w:proofErr w:type="spellStart"/>
      <w:r>
        <w:t>Acquadro</w:t>
      </w:r>
      <w:proofErr w:type="spellEnd"/>
      <w:r>
        <w:t xml:space="preserve"> C, Conway K; </w:t>
      </w:r>
      <w:proofErr w:type="spellStart"/>
      <w:r>
        <w:t>Giroudet</w:t>
      </w:r>
      <w:proofErr w:type="spellEnd"/>
      <w:r>
        <w:t xml:space="preserve"> C, Mear I. Linguistic Validation Manual for Health Outcome Assessments. </w:t>
      </w:r>
      <w:proofErr w:type="spellStart"/>
      <w:r>
        <w:t>Mapi</w:t>
      </w:r>
      <w:proofErr w:type="spellEnd"/>
      <w:r>
        <w:t xml:space="preserve"> Institute, 2012.</w:t>
      </w:r>
    </w:p>
    <w:p w14:paraId="21C6F632" w14:textId="77777777" w:rsidR="002468F6" w:rsidRDefault="007378A4">
      <w:r>
        <w:t>The recommended methodology includes the following steps:</w:t>
      </w:r>
    </w:p>
    <w:p w14:paraId="68DF99AE" w14:textId="77777777" w:rsidR="002468F6" w:rsidRDefault="007378A4">
      <w:pPr>
        <w:numPr>
          <w:ilvl w:val="0"/>
          <w:numId w:val="22"/>
        </w:numPr>
      </w:pPr>
      <w:r>
        <w:t xml:space="preserve">Forward </w:t>
      </w:r>
      <w:proofErr w:type="gramStart"/>
      <w:r>
        <w:t>translation ;</w:t>
      </w:r>
      <w:proofErr w:type="gramEnd"/>
    </w:p>
    <w:p w14:paraId="651786EB" w14:textId="77777777" w:rsidR="002468F6" w:rsidRDefault="007378A4">
      <w:pPr>
        <w:numPr>
          <w:ilvl w:val="0"/>
          <w:numId w:val="22"/>
        </w:numPr>
      </w:pPr>
      <w:r>
        <w:t xml:space="preserve">Backward </w:t>
      </w:r>
      <w:proofErr w:type="gramStart"/>
      <w:r>
        <w:t>translation ;</w:t>
      </w:r>
      <w:proofErr w:type="gramEnd"/>
    </w:p>
    <w:p w14:paraId="529FD5FD" w14:textId="77777777" w:rsidR="002468F6" w:rsidRDefault="007378A4">
      <w:pPr>
        <w:numPr>
          <w:ilvl w:val="0"/>
          <w:numId w:val="22"/>
        </w:numPr>
      </w:pPr>
      <w:r>
        <w:t xml:space="preserve">Review by </w:t>
      </w:r>
      <w:proofErr w:type="gramStart"/>
      <w:r>
        <w:t>clinicians ;</w:t>
      </w:r>
      <w:proofErr w:type="gramEnd"/>
    </w:p>
    <w:p w14:paraId="58E124F9" w14:textId="77777777" w:rsidR="002468F6" w:rsidRDefault="007378A4">
      <w:pPr>
        <w:numPr>
          <w:ilvl w:val="0"/>
          <w:numId w:val="22"/>
        </w:numPr>
      </w:pPr>
      <w:r>
        <w:t xml:space="preserve">Cognitive </w:t>
      </w:r>
      <w:proofErr w:type="gramStart"/>
      <w:r>
        <w:t>interviews ;</w:t>
      </w:r>
      <w:proofErr w:type="gramEnd"/>
    </w:p>
    <w:p w14:paraId="50544B08" w14:textId="77777777" w:rsidR="002468F6" w:rsidRDefault="007378A4">
      <w:pPr>
        <w:numPr>
          <w:ilvl w:val="0"/>
          <w:numId w:val="22"/>
        </w:numPr>
      </w:pPr>
      <w:r>
        <w:lastRenderedPageBreak/>
        <w:t>International harmonization (if more than one language is involved</w:t>
      </w:r>
      <w:proofErr w:type="gramStart"/>
      <w:r>
        <w:t>) ;</w:t>
      </w:r>
      <w:proofErr w:type="gramEnd"/>
    </w:p>
    <w:p w14:paraId="4CCF654C" w14:textId="77777777" w:rsidR="002468F6" w:rsidRDefault="007378A4">
      <w:pPr>
        <w:numPr>
          <w:ilvl w:val="0"/>
          <w:numId w:val="22"/>
        </w:numPr>
      </w:pPr>
      <w:proofErr w:type="gramStart"/>
      <w:r>
        <w:t>Proofreading ;</w:t>
      </w:r>
      <w:proofErr w:type="gramEnd"/>
    </w:p>
    <w:p w14:paraId="4B6DE3F5" w14:textId="77777777" w:rsidR="002468F6" w:rsidRDefault="007378A4">
      <w:pPr>
        <w:numPr>
          <w:ilvl w:val="0"/>
          <w:numId w:val="22"/>
        </w:numPr>
      </w:pPr>
      <w:r>
        <w:t>Certificate of Translation or report.</w:t>
      </w:r>
    </w:p>
    <w:p w14:paraId="51CF158E" w14:textId="77777777" w:rsidR="002468F6" w:rsidRDefault="007378A4">
      <w:r>
        <w:t>          (ii)   Translation process</w:t>
      </w:r>
    </w:p>
    <w:p w14:paraId="107AC37A" w14:textId="77777777" w:rsidR="002468F6" w:rsidRDefault="007378A4">
      <w:r>
        <w:rPr>
          <w:b/>
          <w:bCs/>
          <w:color w:val="0A246A"/>
        </w:rPr>
        <w:t>[ONLY KEEP THE APPLICABLE OPTION]</w:t>
      </w:r>
    </w:p>
    <w:p w14:paraId="50A9DF75" w14:textId="77777777" w:rsidR="002468F6" w:rsidRDefault="007378A4">
      <w:r>
        <w:rPr>
          <w:b/>
          <w:bCs/>
        </w:rPr>
        <w:t>Option 1: Commercial Studies</w:t>
      </w:r>
    </w:p>
    <w:p w14:paraId="1FEE77ED" w14:textId="77777777" w:rsidR="002468F6" w:rsidRDefault="007378A4">
      <w:pPr>
        <w:jc w:val="both"/>
      </w:pPr>
      <w:r>
        <w:t>In the context of commercial studies or any project funded by the pharmaceutical industry, the User shall use a company specialized in translation/linguistic validation of COAs regarding patient reported outcomes.</w:t>
      </w:r>
      <w:r>
        <w:br/>
        <w:t>The choice of linguistic validation vendor is specified in Section "Specific requirements for the COA" of this WO.</w:t>
      </w:r>
    </w:p>
    <w:p w14:paraId="1A7B9292" w14:textId="77777777" w:rsidR="002468F6" w:rsidRDefault="007378A4">
      <w:r>
        <w:rPr>
          <w:b/>
          <w:bCs/>
        </w:rPr>
        <w:t>Option 2: Academic Purposes</w:t>
      </w:r>
    </w:p>
    <w:p w14:paraId="11B2ABDB" w14:textId="77777777" w:rsidR="002468F6" w:rsidRDefault="007378A4">
      <w:pPr>
        <w:jc w:val="both"/>
      </w:pPr>
      <w:r>
        <w:t>For academic translations, the User shall follow the linguistic validation guidelines and recommendations provided by MRT after the signature of this WO.</w:t>
      </w:r>
      <w:r>
        <w:br/>
        <w:t xml:space="preserve">Academic translations are considered for academic research and evaluation purposes only. Under no circumstances shall such translations be used for commercial or international </w:t>
      </w:r>
      <w:proofErr w:type="gramStart"/>
      <w:r>
        <w:t>studies, or</w:t>
      </w:r>
      <w:proofErr w:type="gramEnd"/>
      <w:r>
        <w:t xml:space="preserve"> distributed to any third party for commercial or other use.</w:t>
      </w:r>
    </w:p>
    <w:p w14:paraId="0E77A89C" w14:textId="77777777" w:rsidR="002468F6" w:rsidRDefault="007378A4">
      <w:pPr>
        <w:jc w:val="both"/>
      </w:pPr>
      <w:r>
        <w:t> </w:t>
      </w:r>
    </w:p>
    <w:p w14:paraId="1F8C170E" w14:textId="77777777" w:rsidR="002468F6" w:rsidRDefault="007378A4">
      <w:pPr>
        <w:jc w:val="both"/>
      </w:pPr>
      <w:r>
        <w:t>          (iii)</w:t>
      </w:r>
      <w:r>
        <w:rPr>
          <w:u w:val="single"/>
        </w:rPr>
        <w:t xml:space="preserve"> General requirements related to translations</w:t>
      </w:r>
    </w:p>
    <w:p w14:paraId="5C5D3845" w14:textId="77777777" w:rsidR="002468F6" w:rsidRDefault="007378A4">
      <w:pPr>
        <w:jc w:val="both"/>
      </w:pPr>
      <w:r>
        <w:rPr>
          <w:b/>
          <w:bCs/>
          <w:color w:val="0A246A"/>
        </w:rPr>
        <w:t>[DO NOT DELETE IF TRANSLATIONS ARE TO BE DEVELOPED]</w:t>
      </w:r>
    </w:p>
    <w:p w14:paraId="7F449424" w14:textId="77777777" w:rsidR="002468F6" w:rsidRDefault="007378A4">
      <w:pPr>
        <w:jc w:val="both"/>
      </w:pPr>
      <w:r>
        <w:t>The User understands and agrees that the copyright on all translations created shall belong to the Copyright Holder.</w:t>
      </w:r>
    </w:p>
    <w:p w14:paraId="04F42A8F" w14:textId="77777777" w:rsidR="002468F6" w:rsidRDefault="007378A4">
      <w:pPr>
        <w:jc w:val="both"/>
      </w:pPr>
      <w:r>
        <w:t>The User understands and agrees that MRT may provide third parties with the User contact information to allow such third parties to contact the User about questions related to the translation produced by the User.</w:t>
      </w:r>
    </w:p>
    <w:p w14:paraId="26115EA2" w14:textId="77777777" w:rsidR="002468F6" w:rsidRDefault="007378A4">
      <w:pPr>
        <w:jc w:val="both"/>
      </w:pPr>
      <w:r>
        <w:t>If the translation work must be abandoned, cancelled or delayed for any reason, the User shall notify MRT immediately.</w:t>
      </w:r>
    </w:p>
    <w:p w14:paraId="0368268D" w14:textId="77777777" w:rsidR="002468F6" w:rsidRDefault="007378A4">
      <w:pPr>
        <w:jc w:val="both"/>
      </w:pPr>
      <w:r>
        <w:t>If MRT does not receive the new translation within 6 (six) months after the anticipated date of completion, the translation will be deemed non-existent and MRT shall be able to authorize other parties to develop the same translations.</w:t>
      </w:r>
    </w:p>
    <w:p w14:paraId="4D9B9D74" w14:textId="77777777" w:rsidR="002468F6" w:rsidRDefault="007378A4">
      <w:pPr>
        <w:jc w:val="both"/>
      </w:pPr>
      <w:r>
        <w:t>MRT shall not be held responsible in case of publication on the same COA by another user. The User shall be responsible for checking the literature before publishing.</w:t>
      </w:r>
    </w:p>
    <w:p w14:paraId="65F447C0" w14:textId="77777777" w:rsidR="002468F6" w:rsidRDefault="007378A4">
      <w:r>
        <w:t>         </w:t>
      </w:r>
      <w:r>
        <w:rPr>
          <w:u w:val="single"/>
        </w:rPr>
        <w:t> (iv) Provision of the new translation(s) to MRT</w:t>
      </w:r>
    </w:p>
    <w:p w14:paraId="67717E11" w14:textId="77777777" w:rsidR="002468F6" w:rsidRDefault="007378A4">
      <w:pPr>
        <w:jc w:val="both"/>
      </w:pPr>
      <w:r>
        <w:t>Upon completion, the User shall provide MRT with the new translation(s) in one standard exploitable format (i.e. DOC), and one read-only file format (i.e. PDF).</w:t>
      </w:r>
    </w:p>
    <w:p w14:paraId="07FE52E8" w14:textId="77777777" w:rsidR="002468F6" w:rsidRDefault="007378A4">
      <w:pPr>
        <w:jc w:val="both"/>
      </w:pPr>
      <w:r>
        <w:t>The User shall provide a certificate of translation and/or a report with each new translation describing the translation process used for this language.</w:t>
      </w:r>
    </w:p>
    <w:p w14:paraId="42BF4401" w14:textId="77777777" w:rsidR="002468F6" w:rsidRDefault="007378A4">
      <w:pPr>
        <w:jc w:val="both"/>
      </w:pPr>
      <w:r>
        <w:lastRenderedPageBreak/>
        <w:t>MRT shall be granted the exclusive right to the distribution of all new translations of the COA. Therefore, the User shall not directly provide any third party with the new translation(s).</w:t>
      </w:r>
    </w:p>
    <w:p w14:paraId="3EA0BD45" w14:textId="77777777" w:rsidR="002468F6" w:rsidRDefault="007378A4">
      <w:pPr>
        <w:jc w:val="both"/>
      </w:pPr>
      <w:r>
        <w:t>The Parties agree that all non-certified translations will be made available by MRT to academics or clinicians only for national use. If such translation is requested by profit making companies for international use, the latter will be obligated to perform a full validation process as per Section 4.2.3 (</w:t>
      </w:r>
      <w:proofErr w:type="spellStart"/>
      <w:r>
        <w:t>i</w:t>
      </w:r>
      <w:proofErr w:type="spellEnd"/>
      <w:r>
        <w:t>) of this WO.</w:t>
      </w:r>
    </w:p>
    <w:p w14:paraId="3789D0EA" w14:textId="77777777" w:rsidR="002468F6" w:rsidRDefault="007378A4">
      <w:pPr>
        <w:jc w:val="both"/>
      </w:pPr>
      <w:r>
        <w:t>In case of publication mentioning use and/or development of such translation, said publication shall not include a copy of the translation in the publication but shall refer to MRT for permission to access and use.</w:t>
      </w:r>
    </w:p>
    <w:p w14:paraId="3D207A79" w14:textId="77777777" w:rsidR="002468F6" w:rsidRDefault="007378A4">
      <w:pPr>
        <w:jc w:val="both"/>
      </w:pPr>
      <w:r>
        <w:t> (</w:t>
      </w:r>
      <w:r>
        <w:rPr>
          <w:u w:val="single"/>
        </w:rPr>
        <w:t>v)    Translation of a modified version of the COA</w:t>
      </w:r>
    </w:p>
    <w:p w14:paraId="22074927" w14:textId="77777777" w:rsidR="002468F6" w:rsidRDefault="007378A4">
      <w:pPr>
        <w:jc w:val="both"/>
      </w:pPr>
      <w:r>
        <w:t>Only after written approval by MRT on the use of a modified version of a COA for a Stated Purpose, any translation of such modified version of the COA shall be used for this Stated Purpose only. Any translation of a modified version of a COA will not be considered an official translation of the COA but a project-specific version. Therefore, in compensation for being granted the authorization to translate the modified version of the COA, the User will be required to fund the translation of the COA in its ini</w:t>
      </w:r>
      <w:r>
        <w:t>tial format for future distribution to third parties.</w:t>
      </w:r>
    </w:p>
    <w:p w14:paraId="0C8E24CE" w14:textId="77777777" w:rsidR="002468F6" w:rsidRDefault="007378A4">
      <w:pPr>
        <w:jc w:val="both"/>
      </w:pPr>
      <w:r>
        <w:t> </w:t>
      </w:r>
    </w:p>
    <w:p w14:paraId="442698D3" w14:textId="77777777" w:rsidR="002468F6" w:rsidRDefault="007378A4">
      <w:r>
        <w:t>4.3 Electronic versions</w:t>
      </w:r>
    </w:p>
    <w:p w14:paraId="17C1B404" w14:textId="77777777" w:rsidR="002468F6" w:rsidRDefault="007378A4">
      <w:r>
        <w:t>MRT shall:</w:t>
      </w:r>
    </w:p>
    <w:p w14:paraId="7D23BD5D" w14:textId="77777777" w:rsidR="002468F6" w:rsidRDefault="007378A4">
      <w:pPr>
        <w:numPr>
          <w:ilvl w:val="0"/>
          <w:numId w:val="23"/>
        </w:numPr>
      </w:pPr>
      <w:r>
        <w:t xml:space="preserve">Provide the User/IT Company with the conditions, instructions, </w:t>
      </w:r>
      <w:proofErr w:type="spellStart"/>
      <w:r>
        <w:t>eBooklet</w:t>
      </w:r>
      <w:proofErr w:type="spellEnd"/>
      <w:r>
        <w:t xml:space="preserve"> (if available), and specifications to develop the </w:t>
      </w:r>
      <w:proofErr w:type="spellStart"/>
      <w:r>
        <w:t>eCOA</w:t>
      </w:r>
      <w:proofErr w:type="spellEnd"/>
      <w:r>
        <w:t xml:space="preserve"> on their device(s</w:t>
      </w:r>
      <w:proofErr w:type="gramStart"/>
      <w:r>
        <w:t>);</w:t>
      </w:r>
      <w:proofErr w:type="gramEnd"/>
    </w:p>
    <w:p w14:paraId="5F2496AA" w14:textId="77777777" w:rsidR="002468F6" w:rsidRDefault="007378A4">
      <w:pPr>
        <w:numPr>
          <w:ilvl w:val="0"/>
          <w:numId w:val="23"/>
        </w:numPr>
      </w:pPr>
      <w:r>
        <w:t xml:space="preserve">Provide the User/IT Company with files of all needed existing languages of the COA to develop the </w:t>
      </w:r>
      <w:proofErr w:type="spellStart"/>
      <w:r>
        <w:t>eCOA</w:t>
      </w:r>
      <w:proofErr w:type="spellEnd"/>
      <w:r>
        <w:t xml:space="preserve"> on their device(s).</w:t>
      </w:r>
    </w:p>
    <w:p w14:paraId="19B4D798" w14:textId="77777777" w:rsidR="002468F6" w:rsidRDefault="007378A4">
      <w:r>
        <w:rPr>
          <w:color w:val="0B7FC7"/>
          <w:sz w:val="27"/>
          <w:szCs w:val="27"/>
        </w:rPr>
        <w:t> </w:t>
      </w:r>
    </w:p>
    <w:p w14:paraId="49BFA1E8" w14:textId="77777777" w:rsidR="002468F6" w:rsidRDefault="007378A4">
      <w:r>
        <w:rPr>
          <w:color w:val="0B7FC7"/>
          <w:sz w:val="27"/>
          <w:szCs w:val="27"/>
        </w:rPr>
        <w:t>     </w:t>
      </w:r>
      <w:r>
        <w:rPr>
          <w:b/>
          <w:bCs/>
          <w:color w:val="0B7FC7"/>
          <w:sz w:val="27"/>
          <w:szCs w:val="27"/>
        </w:rPr>
        <w:t>5.    Price </w:t>
      </w:r>
    </w:p>
    <w:p w14:paraId="57B32A41" w14:textId="77777777" w:rsidR="002468F6" w:rsidRDefault="007378A4">
      <w:r>
        <w:t>5.1 License</w:t>
      </w:r>
    </w:p>
    <w:p w14:paraId="0F68EBD0" w14:textId="77777777" w:rsidR="002468F6" w:rsidRDefault="007378A4">
      <w:r>
        <w:t xml:space="preserve">In consideration for the License granted under this WO, the User agrees to pay the following amount: </w:t>
      </w:r>
      <w:r>
        <w:rPr>
          <w:b/>
          <w:bCs/>
        </w:rPr>
        <w:t>[INSERT PRICE and CURRENCY BELOW]</w:t>
      </w:r>
    </w:p>
    <w:tbl>
      <w:tblPr>
        <w:tblW w:w="2500" w:type="pct"/>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CellMar>
          <w:top w:w="120" w:type="dxa"/>
          <w:left w:w="120" w:type="dxa"/>
          <w:right w:w="120" w:type="dxa"/>
        </w:tblCellMar>
        <w:tblLook w:val="0000" w:firstRow="0" w:lastRow="0" w:firstColumn="0" w:lastColumn="0" w:noHBand="0" w:noVBand="0"/>
      </w:tblPr>
      <w:tblGrid>
        <w:gridCol w:w="1487"/>
        <w:gridCol w:w="1531"/>
        <w:gridCol w:w="1486"/>
      </w:tblGrid>
      <w:tr w:rsidR="002468F6" w14:paraId="04D99FCF" w14:textId="77777777">
        <w:trPr>
          <w:tblHeader/>
          <w:jc w:val="center"/>
        </w:trPr>
        <w:tc>
          <w:tcPr>
            <w:tcW w:w="1650" w:type="pct"/>
            <w:shd w:val="clear" w:color="auto" w:fill="B4C6E7"/>
          </w:tcPr>
          <w:p w14:paraId="472B4921" w14:textId="77777777" w:rsidR="002468F6" w:rsidRDefault="007378A4">
            <w:pPr>
              <w:jc w:val="center"/>
            </w:pPr>
            <w:r>
              <w:rPr>
                <w:b/>
                <w:bCs/>
                <w:shd w:val="clear" w:color="auto" w:fill="B4C6E7"/>
              </w:rPr>
              <w:t>Distribution Fees (MRT)</w:t>
            </w:r>
          </w:p>
        </w:tc>
        <w:tc>
          <w:tcPr>
            <w:tcW w:w="1700" w:type="pct"/>
            <w:shd w:val="clear" w:color="auto" w:fill="B4C6E7"/>
          </w:tcPr>
          <w:p w14:paraId="62A1442A" w14:textId="77777777" w:rsidR="002468F6" w:rsidRDefault="007378A4">
            <w:pPr>
              <w:jc w:val="center"/>
            </w:pPr>
            <w:r>
              <w:rPr>
                <w:b/>
                <w:bCs/>
                <w:shd w:val="clear" w:color="auto" w:fill="B4C6E7"/>
              </w:rPr>
              <w:t>Royalty Fees</w:t>
            </w:r>
          </w:p>
        </w:tc>
        <w:tc>
          <w:tcPr>
            <w:tcW w:w="1650" w:type="pct"/>
            <w:shd w:val="clear" w:color="auto" w:fill="B4C6E7"/>
          </w:tcPr>
          <w:p w14:paraId="5FC0DC8B" w14:textId="77777777" w:rsidR="002468F6" w:rsidRDefault="007378A4">
            <w:pPr>
              <w:jc w:val="center"/>
            </w:pPr>
            <w:r>
              <w:rPr>
                <w:b/>
                <w:bCs/>
                <w:shd w:val="clear" w:color="auto" w:fill="B4C6E7"/>
              </w:rPr>
              <w:t>Total</w:t>
            </w:r>
          </w:p>
        </w:tc>
      </w:tr>
      <w:tr w:rsidR="002468F6" w14:paraId="0CB152D9" w14:textId="77777777">
        <w:trPr>
          <w:jc w:val="center"/>
        </w:trPr>
        <w:tc>
          <w:tcPr>
            <w:tcW w:w="1650" w:type="pct"/>
          </w:tcPr>
          <w:p w14:paraId="2BD47D7A" w14:textId="77777777" w:rsidR="002468F6" w:rsidRDefault="007378A4">
            <w:pPr>
              <w:jc w:val="center"/>
            </w:pPr>
            <w:r>
              <w:t> </w:t>
            </w:r>
          </w:p>
        </w:tc>
        <w:tc>
          <w:tcPr>
            <w:tcW w:w="1700" w:type="pct"/>
          </w:tcPr>
          <w:p w14:paraId="11DE6A6B" w14:textId="77777777" w:rsidR="002468F6" w:rsidRDefault="007378A4">
            <w:pPr>
              <w:jc w:val="center"/>
            </w:pPr>
            <w:r>
              <w:t> </w:t>
            </w:r>
          </w:p>
        </w:tc>
        <w:tc>
          <w:tcPr>
            <w:tcW w:w="1650" w:type="pct"/>
          </w:tcPr>
          <w:p w14:paraId="1CA54E16" w14:textId="77777777" w:rsidR="002468F6" w:rsidRDefault="007378A4">
            <w:pPr>
              <w:jc w:val="center"/>
            </w:pPr>
            <w:r>
              <w:t> </w:t>
            </w:r>
          </w:p>
        </w:tc>
      </w:tr>
    </w:tbl>
    <w:p w14:paraId="09C412CC" w14:textId="77777777" w:rsidR="002468F6" w:rsidRDefault="002468F6"/>
    <w:p w14:paraId="4211C5EB" w14:textId="77777777" w:rsidR="002468F6" w:rsidRDefault="007378A4">
      <w:r>
        <w:t xml:space="preserve">5.2 Screenshots review </w:t>
      </w:r>
      <w:r>
        <w:rPr>
          <w:b/>
          <w:bCs/>
        </w:rPr>
        <w:t>[ONLY KEEP WHEN APPLICABLE]</w:t>
      </w:r>
    </w:p>
    <w:p w14:paraId="3EE2AFD9" w14:textId="77777777" w:rsidR="002468F6" w:rsidRDefault="007378A4">
      <w:pPr>
        <w:jc w:val="both"/>
      </w:pPr>
      <w:r>
        <w:t xml:space="preserve">For the review and approval of the Screenshots of the original version of the COA, the User shall sign a Proposal for Screenshots review with MRT and pay the associated fees. When applicable, the English source version of </w:t>
      </w:r>
      <w:r>
        <w:lastRenderedPageBreak/>
        <w:t xml:space="preserve">the COA may be provided to the User for </w:t>
      </w:r>
      <w:proofErr w:type="spellStart"/>
      <w:r>
        <w:t>eCOA</w:t>
      </w:r>
      <w:proofErr w:type="spellEnd"/>
      <w:r>
        <w:t xml:space="preserve"> build only, at no additional cost (not for use for the Stated Purpose).</w:t>
      </w:r>
    </w:p>
    <w:p w14:paraId="1980EBC1" w14:textId="77777777" w:rsidR="002468F6" w:rsidRDefault="002468F6"/>
    <w:p w14:paraId="01E10F61" w14:textId="77777777" w:rsidR="002468F6" w:rsidRDefault="002468F6">
      <w:pPr>
        <w:sectPr w:rsidR="002468F6">
          <w:headerReference w:type="default" r:id="rId10"/>
          <w:footerReference w:type="default" r:id="rId11"/>
          <w:pgSz w:w="11905" w:h="16837"/>
          <w:pgMar w:top="1440" w:right="1440" w:bottom="1440" w:left="1440" w:header="720" w:footer="720" w:gutter="0"/>
          <w:cols w:space="720"/>
        </w:sectPr>
      </w:pPr>
    </w:p>
    <w:p w14:paraId="32179B8F" w14:textId="77777777" w:rsidR="002468F6" w:rsidRDefault="007378A4">
      <w:r>
        <w:rPr>
          <w:color w:val="0B7FC7"/>
          <w:sz w:val="27"/>
          <w:szCs w:val="27"/>
        </w:rPr>
        <w:lastRenderedPageBreak/>
        <w:t>     </w:t>
      </w:r>
      <w:r>
        <w:rPr>
          <w:b/>
          <w:bCs/>
          <w:color w:val="0B7FC7"/>
          <w:sz w:val="27"/>
          <w:szCs w:val="27"/>
        </w:rPr>
        <w:t>6.   Maintenance of the English source version of the COA</w:t>
      </w:r>
      <w:r>
        <w:rPr>
          <w:color w:val="0B7FC7"/>
          <w:sz w:val="27"/>
          <w:szCs w:val="27"/>
        </w:rPr>
        <w:t xml:space="preserve"> </w:t>
      </w:r>
      <w:r>
        <w:rPr>
          <w:color w:val="000000"/>
          <w:sz w:val="27"/>
          <w:szCs w:val="27"/>
        </w:rPr>
        <w:t xml:space="preserve">[APPLICABLE ONLY FOR </w:t>
      </w:r>
      <w:proofErr w:type="spellStart"/>
      <w:r>
        <w:rPr>
          <w:color w:val="000000"/>
          <w:sz w:val="27"/>
          <w:szCs w:val="27"/>
        </w:rPr>
        <w:t>eCOA</w:t>
      </w:r>
      <w:proofErr w:type="spellEnd"/>
      <w:r>
        <w:rPr>
          <w:color w:val="000000"/>
          <w:sz w:val="27"/>
          <w:szCs w:val="27"/>
        </w:rPr>
        <w:t xml:space="preserve"> Library Use]</w:t>
      </w:r>
    </w:p>
    <w:p w14:paraId="4EB793F1" w14:textId="77777777" w:rsidR="002468F6" w:rsidRDefault="007378A4">
      <w:r>
        <w:t>6.1 Maintenance process</w:t>
      </w:r>
    </w:p>
    <w:p w14:paraId="73B370F8" w14:textId="77777777" w:rsidR="002468F6" w:rsidRDefault="007378A4">
      <w:pPr>
        <w:jc w:val="both"/>
      </w:pPr>
      <w:r>
        <w:t xml:space="preserve">Once licensed for </w:t>
      </w:r>
      <w:proofErr w:type="spellStart"/>
      <w:r>
        <w:t>eCOA</w:t>
      </w:r>
      <w:proofErr w:type="spellEnd"/>
      <w:r>
        <w:t xml:space="preserve"> library use as defined in Option 3, the </w:t>
      </w:r>
      <w:proofErr w:type="spellStart"/>
      <w:r>
        <w:t>eCOA</w:t>
      </w:r>
      <w:proofErr w:type="spellEnd"/>
      <w:r>
        <w:t xml:space="preserve"> may still need to be updated/reviewed in the future, </w:t>
      </w:r>
      <w:proofErr w:type="gramStart"/>
      <w:r>
        <w:t>in the event that</w:t>
      </w:r>
      <w:proofErr w:type="gramEnd"/>
      <w:r>
        <w:t>:</w:t>
      </w:r>
    </w:p>
    <w:p w14:paraId="4601D3ED" w14:textId="77777777" w:rsidR="002468F6" w:rsidRDefault="007378A4">
      <w:pPr>
        <w:numPr>
          <w:ilvl w:val="0"/>
          <w:numId w:val="24"/>
        </w:numPr>
      </w:pPr>
      <w:r>
        <w:t>the Developer(s)/Copyright Holder(s) update the original paper COA</w:t>
      </w:r>
    </w:p>
    <w:p w14:paraId="4F2C126C" w14:textId="77777777" w:rsidR="002468F6" w:rsidRDefault="007378A4">
      <w:pPr>
        <w:numPr>
          <w:ilvl w:val="0"/>
          <w:numId w:val="24"/>
        </w:numPr>
      </w:pPr>
      <w:proofErr w:type="gramStart"/>
      <w:r>
        <w:t>there</w:t>
      </w:r>
      <w:proofErr w:type="gramEnd"/>
      <w:r>
        <w:t xml:space="preserve"> is a release of new </w:t>
      </w:r>
      <w:proofErr w:type="spellStart"/>
      <w:r>
        <w:t>eBooklet</w:t>
      </w:r>
      <w:proofErr w:type="spellEnd"/>
    </w:p>
    <w:p w14:paraId="68CBA594" w14:textId="77777777" w:rsidR="002468F6" w:rsidRDefault="007378A4">
      <w:pPr>
        <w:numPr>
          <w:ilvl w:val="0"/>
          <w:numId w:val="24"/>
        </w:numPr>
      </w:pPr>
      <w:r>
        <w:t>the IT Company upgrades their solution.</w:t>
      </w:r>
    </w:p>
    <w:p w14:paraId="679C11A1" w14:textId="77777777" w:rsidR="002468F6" w:rsidRDefault="007378A4">
      <w:pPr>
        <w:jc w:val="both"/>
      </w:pPr>
      <w:r>
        <w:t xml:space="preserve">MRT will therefore provide the User with the latest </w:t>
      </w:r>
      <w:proofErr w:type="spellStart"/>
      <w:r>
        <w:t>eBooklet</w:t>
      </w:r>
      <w:proofErr w:type="spellEnd"/>
      <w:r>
        <w:t xml:space="preserve"> or the latest version of the COA for each </w:t>
      </w:r>
      <w:proofErr w:type="spellStart"/>
      <w:r>
        <w:t>eCOA</w:t>
      </w:r>
      <w:proofErr w:type="spellEnd"/>
      <w:r>
        <w:t xml:space="preserve"> implemented in the </w:t>
      </w:r>
      <w:proofErr w:type="spellStart"/>
      <w:r>
        <w:t>eCOA</w:t>
      </w:r>
      <w:proofErr w:type="spellEnd"/>
      <w:r>
        <w:t xml:space="preserve"> library so that the </w:t>
      </w:r>
      <w:proofErr w:type="spellStart"/>
      <w:r>
        <w:t>eCOA</w:t>
      </w:r>
      <w:proofErr w:type="spellEnd"/>
      <w:r>
        <w:t xml:space="preserve"> library stays up to date all year long for any new study.</w:t>
      </w:r>
    </w:p>
    <w:p w14:paraId="695D38C9" w14:textId="77777777" w:rsidR="002468F6" w:rsidRDefault="007378A4">
      <w:pPr>
        <w:jc w:val="both"/>
      </w:pPr>
      <w:r>
        <w:t xml:space="preserve">If there are any changes made to the </w:t>
      </w:r>
      <w:proofErr w:type="spellStart"/>
      <w:r>
        <w:t>eCOA</w:t>
      </w:r>
      <w:proofErr w:type="spellEnd"/>
      <w:r>
        <w:t xml:space="preserve"> library version for any of the above reasons, the User shall instruct the IT Company to inform MRT in a timely manner.</w:t>
      </w:r>
    </w:p>
    <w:p w14:paraId="3858550E" w14:textId="77777777" w:rsidR="002468F6" w:rsidRDefault="007378A4">
      <w:pPr>
        <w:jc w:val="both"/>
      </w:pPr>
      <w:r>
        <w:t xml:space="preserve">Should moderate/substantial changes be made to the </w:t>
      </w:r>
      <w:proofErr w:type="spellStart"/>
      <w:r>
        <w:t>eCOA</w:t>
      </w:r>
      <w:proofErr w:type="spellEnd"/>
      <w:r>
        <w:t xml:space="preserve"> library version, MRT may request to proceed with additional screenshots review of the </w:t>
      </w:r>
      <w:proofErr w:type="spellStart"/>
      <w:r>
        <w:t>eCOA</w:t>
      </w:r>
      <w:proofErr w:type="spellEnd"/>
      <w:r>
        <w:t xml:space="preserve"> already implemented in the </w:t>
      </w:r>
      <w:proofErr w:type="spellStart"/>
      <w:r>
        <w:t>eCOA</w:t>
      </w:r>
      <w:proofErr w:type="spellEnd"/>
      <w:r>
        <w:t xml:space="preserve"> library. </w:t>
      </w:r>
      <w:proofErr w:type="gramStart"/>
      <w:r>
        <w:t>A specific screenshots</w:t>
      </w:r>
      <w:proofErr w:type="gramEnd"/>
      <w:r>
        <w:t xml:space="preserve"> review proposal may be prepared and sent to the User to outline the work needed.</w:t>
      </w:r>
    </w:p>
    <w:p w14:paraId="2FC3D25A" w14:textId="77777777" w:rsidR="002468F6" w:rsidRDefault="007378A4">
      <w:r>
        <w:t>6.2 Maintenance fees</w:t>
      </w:r>
    </w:p>
    <w:p w14:paraId="06699F7D" w14:textId="77777777" w:rsidR="002468F6" w:rsidRDefault="007378A4">
      <w:pPr>
        <w:jc w:val="both"/>
      </w:pPr>
      <w:r>
        <w:t xml:space="preserve">Maintenance </w:t>
      </w:r>
      <w:proofErr w:type="gramStart"/>
      <w:r>
        <w:t>fee is</w:t>
      </w:r>
      <w:proofErr w:type="gramEnd"/>
      <w:r>
        <w:t xml:space="preserve"> waived for the first year of the licensing term. Upon renewal of this WO, a maintenance fee per COA, per year will be applied.</w:t>
      </w:r>
    </w:p>
    <w:p w14:paraId="1D183B41" w14:textId="77777777" w:rsidR="002468F6" w:rsidRDefault="007378A4">
      <w:r>
        <w:rPr>
          <w:color w:val="0B7FC7"/>
          <w:sz w:val="27"/>
          <w:szCs w:val="27"/>
        </w:rPr>
        <w:t> </w:t>
      </w:r>
    </w:p>
    <w:p w14:paraId="45A5F2F9" w14:textId="77777777" w:rsidR="002468F6" w:rsidRDefault="007378A4">
      <w:r>
        <w:rPr>
          <w:color w:val="0B7FC7"/>
          <w:sz w:val="27"/>
          <w:szCs w:val="27"/>
        </w:rPr>
        <w:t>     </w:t>
      </w:r>
      <w:r>
        <w:rPr>
          <w:b/>
          <w:bCs/>
          <w:color w:val="0B7FC7"/>
          <w:sz w:val="27"/>
          <w:szCs w:val="27"/>
        </w:rPr>
        <w:t>7.    General obligations</w:t>
      </w:r>
    </w:p>
    <w:p w14:paraId="0A670371" w14:textId="77777777" w:rsidR="002468F6" w:rsidRDefault="007378A4">
      <w:r>
        <w:t xml:space="preserve">7.1 The User shall, </w:t>
      </w:r>
      <w:proofErr w:type="gramStart"/>
      <w:r>
        <w:t>at all times</w:t>
      </w:r>
      <w:proofErr w:type="gramEnd"/>
      <w:r>
        <w:t>, comply with its obligations related to copyright and publication as laid out in the MULA:</w:t>
      </w:r>
    </w:p>
    <w:p w14:paraId="2CFBB662" w14:textId="77777777" w:rsidR="002468F6" w:rsidRDefault="007378A4">
      <w:pPr>
        <w:numPr>
          <w:ilvl w:val="0"/>
          <w:numId w:val="25"/>
        </w:numPr>
      </w:pPr>
      <w:r>
        <w:t>Insert the Copyright Holder's copyright notice on the COA (paper or e-Version</w:t>
      </w:r>
      <w:proofErr w:type="gramStart"/>
      <w:r>
        <w:t>);</w:t>
      </w:r>
      <w:proofErr w:type="gramEnd"/>
    </w:p>
    <w:p w14:paraId="4F908725" w14:textId="77777777" w:rsidR="002468F6" w:rsidRDefault="007378A4">
      <w:pPr>
        <w:numPr>
          <w:ilvl w:val="0"/>
          <w:numId w:val="25"/>
        </w:numPr>
      </w:pPr>
      <w:r>
        <w:t xml:space="preserve">Not amend, modify, condense, adapt, reorganize the COA without MRT's specific written </w:t>
      </w:r>
      <w:proofErr w:type="gramStart"/>
      <w:r>
        <w:t>consent;</w:t>
      </w:r>
      <w:proofErr w:type="gramEnd"/>
    </w:p>
    <w:p w14:paraId="769D8376" w14:textId="77777777" w:rsidR="002468F6" w:rsidRDefault="007378A4">
      <w:pPr>
        <w:numPr>
          <w:ilvl w:val="0"/>
          <w:numId w:val="25"/>
        </w:numPr>
      </w:pPr>
      <w:r>
        <w:t xml:space="preserve">Refrain from using or reproducing the COA, its Documentation and derivatives in any way and on any format whatsoever, </w:t>
      </w:r>
      <w:proofErr w:type="gramStart"/>
      <w:r>
        <w:t>with the exception of</w:t>
      </w:r>
      <w:proofErr w:type="gramEnd"/>
      <w:r>
        <w:t xml:space="preserve"> doing so for the purpose of fulfilling a requirement for the Stated Purpose</w:t>
      </w:r>
    </w:p>
    <w:p w14:paraId="13C92AB9" w14:textId="77777777" w:rsidR="002468F6" w:rsidRDefault="007378A4">
      <w:pPr>
        <w:numPr>
          <w:ilvl w:val="0"/>
          <w:numId w:val="25"/>
        </w:numPr>
      </w:pPr>
      <w:r>
        <w:t>If the COA is to be quoted or released in any public communication, (i.e. including but not limited to scientific communications, publications, websites, books, marketing or educational material, or context other than research or clinical study):</w:t>
      </w:r>
    </w:p>
    <w:p w14:paraId="2778C191" w14:textId="77777777" w:rsidR="002468F6" w:rsidRDefault="007378A4">
      <w:pPr>
        <w:numPr>
          <w:ilvl w:val="1"/>
          <w:numId w:val="25"/>
        </w:numPr>
      </w:pPr>
      <w:r>
        <w:t>Cite the reference publications of the COA</w:t>
      </w:r>
    </w:p>
    <w:p w14:paraId="5EA6A0A8" w14:textId="77777777" w:rsidR="002468F6" w:rsidRDefault="007378A4">
      <w:pPr>
        <w:numPr>
          <w:ilvl w:val="1"/>
          <w:numId w:val="25"/>
        </w:numPr>
      </w:pPr>
      <w:r>
        <w:t xml:space="preserve">Indicate the details of MRT for any information on the COA, as follows: “[NAME OF COA] contact information and permission to use: </w:t>
      </w:r>
      <w:proofErr w:type="spellStart"/>
      <w:r>
        <w:t>Mapi</w:t>
      </w:r>
      <w:proofErr w:type="spellEnd"/>
      <w:r>
        <w:t xml:space="preserve"> Research Trust, Lyon, France, </w:t>
      </w:r>
      <w:hyperlink r:id="rId12" w:history="1">
        <w:r w:rsidR="002468F6">
          <w:t>https://eprovide.mapi-trust.org</w:t>
        </w:r>
      </w:hyperlink>
      <w:r>
        <w:t>”</w:t>
      </w:r>
    </w:p>
    <w:p w14:paraId="396E23B9" w14:textId="77777777" w:rsidR="002468F6" w:rsidRDefault="007378A4">
      <w:pPr>
        <w:numPr>
          <w:ilvl w:val="1"/>
          <w:numId w:val="25"/>
        </w:numPr>
      </w:pPr>
      <w:r>
        <w:lastRenderedPageBreak/>
        <w:t xml:space="preserve">Not include any full copy of the COA, but just an extract of the COA, except if required by any regulatory authority, and in any case, have a sample protected version with the indication “sample copy, do not use without permission” to be added by the User at its own expense and under its sole </w:t>
      </w:r>
      <w:proofErr w:type="gramStart"/>
      <w:r>
        <w:t>responsibility;</w:t>
      </w:r>
      <w:proofErr w:type="gramEnd"/>
    </w:p>
    <w:p w14:paraId="515D501D" w14:textId="77777777" w:rsidR="002468F6" w:rsidRDefault="007378A4">
      <w:pPr>
        <w:numPr>
          <w:ilvl w:val="1"/>
          <w:numId w:val="25"/>
        </w:numPr>
      </w:pPr>
      <w:r>
        <w:t>Provide MRT, as soon as possible, with a copy of such public communication regarding the COA, for information purposes.</w:t>
      </w:r>
    </w:p>
    <w:p w14:paraId="03D7558F" w14:textId="77777777" w:rsidR="002468F6" w:rsidRDefault="007378A4">
      <w:pPr>
        <w:numPr>
          <w:ilvl w:val="0"/>
          <w:numId w:val="25"/>
        </w:numPr>
      </w:pPr>
      <w:r>
        <w:t>Only use the COA in the authorized Mode defined in the applicable WO. The User understands and agrees that any change of authorized Mode shall be submitted to MRT to allow MRT to seek authorization from the Copyright Holder</w:t>
      </w:r>
    </w:p>
    <w:p w14:paraId="76FA0D70" w14:textId="77777777" w:rsidR="002468F6" w:rsidRDefault="007378A4">
      <w:r>
        <w:t xml:space="preserve">7.2 The User warrants that Beneficiaries (including e-Vendor/IT Companies electronically migrating the COA solely for the Stated Purpose) shall not reuse the COA or </w:t>
      </w:r>
      <w:proofErr w:type="spellStart"/>
      <w:r>
        <w:t>eCOA</w:t>
      </w:r>
      <w:proofErr w:type="spellEnd"/>
      <w:r>
        <w:t xml:space="preserve"> for any other purpose than the Stated Purpose and </w:t>
      </w:r>
      <w:proofErr w:type="gramStart"/>
      <w:r>
        <w:t>comply at all times</w:t>
      </w:r>
      <w:proofErr w:type="gramEnd"/>
      <w:r>
        <w:t xml:space="preserve"> with the terms and conditions of the MULA and this WO.</w:t>
      </w:r>
    </w:p>
    <w:p w14:paraId="71E26E42" w14:textId="77777777" w:rsidR="002468F6" w:rsidRDefault="002468F6"/>
    <w:p w14:paraId="16ACBB76" w14:textId="77777777" w:rsidR="002468F6" w:rsidRDefault="007378A4">
      <w:r>
        <w:t xml:space="preserve">7.3 The User cannot claim any copyright ownership on the translations of the COA and on the </w:t>
      </w:r>
      <w:proofErr w:type="spellStart"/>
      <w:r>
        <w:t>eCOA</w:t>
      </w:r>
      <w:proofErr w:type="spellEnd"/>
      <w:r>
        <w:t xml:space="preserve"> developed by the User that shall remain the Copyright Holder's exclusive property.</w:t>
      </w:r>
    </w:p>
    <w:p w14:paraId="7BA05D7A" w14:textId="77777777" w:rsidR="002468F6" w:rsidRDefault="002468F6"/>
    <w:p w14:paraId="522F19B0" w14:textId="77777777" w:rsidR="002468F6" w:rsidRDefault="007378A4">
      <w:r>
        <w:rPr>
          <w:color w:val="0B7FC7"/>
          <w:sz w:val="27"/>
          <w:szCs w:val="27"/>
        </w:rPr>
        <w:t>     </w:t>
      </w:r>
      <w:r>
        <w:rPr>
          <w:b/>
          <w:bCs/>
          <w:color w:val="0B7FC7"/>
          <w:sz w:val="27"/>
          <w:szCs w:val="27"/>
        </w:rPr>
        <w:t>8.    Specific requirements for the COA [completed depending on COA]</w:t>
      </w:r>
    </w:p>
    <w:p w14:paraId="73F96541" w14:textId="77777777" w:rsidR="002468F6" w:rsidRDefault="002468F6"/>
    <w:p w14:paraId="41AE532B" w14:textId="77777777" w:rsidR="002468F6" w:rsidRDefault="007378A4">
      <w:r>
        <w:t>EXECUTED, as of the WO Effective Date, by the duly authorized representatives as set forth below.</w:t>
      </w:r>
    </w:p>
    <w:tbl>
      <w:tblPr>
        <w:tblW w:w="5000" w:type="pct"/>
        <w:tblInd w:w="120" w:type="dxa"/>
        <w:tblCellMar>
          <w:top w:w="120" w:type="dxa"/>
          <w:left w:w="120" w:type="dxa"/>
          <w:right w:w="120" w:type="dxa"/>
        </w:tblCellMar>
        <w:tblLook w:val="0000" w:firstRow="0" w:lastRow="0" w:firstColumn="0" w:lastColumn="0" w:noHBand="0" w:noVBand="0"/>
      </w:tblPr>
      <w:tblGrid>
        <w:gridCol w:w="4512"/>
        <w:gridCol w:w="4513"/>
      </w:tblGrid>
      <w:tr w:rsidR="002468F6" w14:paraId="22F8E6A5" w14:textId="77777777">
        <w:tc>
          <w:tcPr>
            <w:tcW w:w="90" w:type="dxa"/>
          </w:tcPr>
          <w:p w14:paraId="57B96978" w14:textId="77777777" w:rsidR="002468F6" w:rsidRDefault="007378A4">
            <w:r>
              <w:rPr>
                <w:b/>
                <w:bCs/>
              </w:rPr>
              <w:t>MAPI RESEARCH TRUST</w:t>
            </w:r>
          </w:p>
        </w:tc>
        <w:tc>
          <w:tcPr>
            <w:tcW w:w="90" w:type="dxa"/>
          </w:tcPr>
          <w:p w14:paraId="7F0FFA0E" w14:textId="77777777" w:rsidR="002468F6" w:rsidRDefault="007378A4">
            <w:r>
              <w:t>[USER]</w:t>
            </w:r>
          </w:p>
        </w:tc>
      </w:tr>
      <w:tr w:rsidR="002468F6" w14:paraId="04A4A15E" w14:textId="77777777">
        <w:tc>
          <w:tcPr>
            <w:tcW w:w="90" w:type="dxa"/>
          </w:tcPr>
          <w:p w14:paraId="41B50FA6" w14:textId="77777777" w:rsidR="002468F6" w:rsidRDefault="007378A4">
            <w:r>
              <w:t>Signature: ____________________________</w:t>
            </w:r>
          </w:p>
        </w:tc>
        <w:tc>
          <w:tcPr>
            <w:tcW w:w="90" w:type="dxa"/>
          </w:tcPr>
          <w:p w14:paraId="5A2626A0" w14:textId="77777777" w:rsidR="002468F6" w:rsidRDefault="007378A4">
            <w:r>
              <w:t>Signature: ____________________________</w:t>
            </w:r>
          </w:p>
        </w:tc>
      </w:tr>
      <w:tr w:rsidR="002468F6" w14:paraId="041FDBCE" w14:textId="77777777">
        <w:tc>
          <w:tcPr>
            <w:tcW w:w="90" w:type="dxa"/>
          </w:tcPr>
          <w:p w14:paraId="3ACF5370" w14:textId="77777777" w:rsidR="002468F6" w:rsidRDefault="007378A4">
            <w:r>
              <w:t>Name: </w:t>
            </w:r>
          </w:p>
        </w:tc>
        <w:tc>
          <w:tcPr>
            <w:tcW w:w="90" w:type="dxa"/>
          </w:tcPr>
          <w:p w14:paraId="3EC0C3AF" w14:textId="77777777" w:rsidR="002468F6" w:rsidRDefault="007378A4">
            <w:r>
              <w:t>Name:</w:t>
            </w:r>
          </w:p>
        </w:tc>
      </w:tr>
      <w:tr w:rsidR="002468F6" w14:paraId="042C8823" w14:textId="77777777">
        <w:tc>
          <w:tcPr>
            <w:tcW w:w="90" w:type="dxa"/>
          </w:tcPr>
          <w:p w14:paraId="55402F66" w14:textId="77777777" w:rsidR="002468F6" w:rsidRDefault="007378A4">
            <w:r>
              <w:t>Title: </w:t>
            </w:r>
          </w:p>
        </w:tc>
        <w:tc>
          <w:tcPr>
            <w:tcW w:w="90" w:type="dxa"/>
          </w:tcPr>
          <w:p w14:paraId="1A67336C" w14:textId="77777777" w:rsidR="002468F6" w:rsidRDefault="007378A4">
            <w:r>
              <w:t>Title:</w:t>
            </w:r>
          </w:p>
        </w:tc>
      </w:tr>
      <w:tr w:rsidR="002468F6" w14:paraId="01AAAE7B" w14:textId="77777777">
        <w:tc>
          <w:tcPr>
            <w:tcW w:w="90" w:type="dxa"/>
          </w:tcPr>
          <w:p w14:paraId="3B6F4849" w14:textId="77777777" w:rsidR="002468F6" w:rsidRDefault="007378A4">
            <w:r>
              <w:t>Date: </w:t>
            </w:r>
          </w:p>
        </w:tc>
        <w:tc>
          <w:tcPr>
            <w:tcW w:w="90" w:type="dxa"/>
          </w:tcPr>
          <w:p w14:paraId="3734DA62" w14:textId="77777777" w:rsidR="002468F6" w:rsidRDefault="007378A4">
            <w:r>
              <w:t>Date:</w:t>
            </w:r>
          </w:p>
        </w:tc>
      </w:tr>
    </w:tbl>
    <w:p w14:paraId="0BF46619" w14:textId="77777777" w:rsidR="00B6431B" w:rsidRDefault="00B6431B"/>
    <w:sectPr w:rsidR="00B6431B">
      <w:headerReference w:type="default" r:id="rId13"/>
      <w:footerReference w:type="default" r:id="rId14"/>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480E" w14:textId="77777777" w:rsidR="00B6431B" w:rsidRDefault="00B6431B">
      <w:pPr>
        <w:spacing w:after="0" w:line="240" w:lineRule="auto"/>
      </w:pPr>
      <w:r>
        <w:separator/>
      </w:r>
    </w:p>
  </w:endnote>
  <w:endnote w:type="continuationSeparator" w:id="0">
    <w:p w14:paraId="7960BB4B" w14:textId="77777777" w:rsidR="00B6431B" w:rsidRDefault="00B64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4C24" w14:textId="77777777" w:rsidR="002468F6" w:rsidRDefault="007378A4">
    <w:r>
      <w:rPr>
        <w:sz w:val="16"/>
        <w:szCs w:val="16"/>
      </w:rPr>
      <w:t>MULA_template_11Feb2025</w:t>
    </w:r>
  </w:p>
  <w:p w14:paraId="37D5A040" w14:textId="77777777" w:rsidR="002468F6" w:rsidRDefault="007378A4">
    <w:r>
      <w:rPr>
        <w:sz w:val="16"/>
        <w:szCs w:val="16"/>
      </w:rPr>
      <w:t xml:space="preserve">© </w:t>
    </w:r>
    <w:proofErr w:type="spellStart"/>
    <w:r>
      <w:rPr>
        <w:sz w:val="16"/>
        <w:szCs w:val="16"/>
      </w:rPr>
      <w:t>Mapi</w:t>
    </w:r>
    <w:proofErr w:type="spellEnd"/>
    <w:r>
      <w:rPr>
        <w:sz w:val="16"/>
        <w:szCs w:val="16"/>
      </w:rPr>
      <w:t xml:space="preserve"> Research Trust, 2018. The unauthorized modification, reproduction and use of any portion of this document is prohibited.</w:t>
    </w:r>
  </w:p>
  <w:p w14:paraId="1971804F" w14:textId="77777777" w:rsidR="002468F6" w:rsidRDefault="007378A4">
    <w:pPr>
      <w:jc w:val="right"/>
    </w:pPr>
    <w:r>
      <w:fldChar w:fldCharType="begin"/>
    </w:r>
    <w:r>
      <w:instrText>PAGE</w:instrText>
    </w:r>
    <w:r>
      <w:fldChar w:fldCharType="separate"/>
    </w:r>
    <w:r w:rsidR="00183FDE">
      <w:rPr>
        <w:noProof/>
      </w:rPr>
      <w:t>1</w:t>
    </w:r>
    <w:r>
      <w:fldChar w:fldCharType="end"/>
    </w:r>
    <w:r>
      <w:t>/</w:t>
    </w:r>
    <w:r>
      <w:fldChar w:fldCharType="begin"/>
    </w:r>
    <w:r>
      <w:instrText>NUMPAGES</w:instrText>
    </w:r>
    <w:r>
      <w:fldChar w:fldCharType="separate"/>
    </w:r>
    <w:r w:rsidR="00183FD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57B6" w14:textId="77777777" w:rsidR="002468F6" w:rsidRDefault="007378A4">
    <w:r>
      <w:rPr>
        <w:sz w:val="16"/>
        <w:szCs w:val="16"/>
      </w:rPr>
      <w:t>MULA_template_11Feb2025</w:t>
    </w:r>
  </w:p>
  <w:p w14:paraId="35B5BD94" w14:textId="77777777" w:rsidR="002468F6" w:rsidRDefault="007378A4">
    <w:r>
      <w:rPr>
        <w:sz w:val="16"/>
        <w:szCs w:val="16"/>
      </w:rPr>
      <w:t xml:space="preserve">© </w:t>
    </w:r>
    <w:proofErr w:type="spellStart"/>
    <w:r>
      <w:rPr>
        <w:sz w:val="16"/>
        <w:szCs w:val="16"/>
      </w:rPr>
      <w:t>Mapi</w:t>
    </w:r>
    <w:proofErr w:type="spellEnd"/>
    <w:r>
      <w:rPr>
        <w:sz w:val="16"/>
        <w:szCs w:val="16"/>
      </w:rPr>
      <w:t xml:space="preserve"> Research Trust, 2018. The unauthorized modification, reproduction and use of any portion of this document is prohibited.</w:t>
    </w:r>
  </w:p>
  <w:p w14:paraId="1836B627" w14:textId="5377717F" w:rsidR="002468F6" w:rsidRDefault="007378A4">
    <w:pPr>
      <w:jc w:val="right"/>
    </w:pPr>
    <w:r>
      <w:fldChar w:fldCharType="begin"/>
    </w:r>
    <w:r>
      <w:instrText>PAGE</w:instrText>
    </w:r>
    <w:r>
      <w:fldChar w:fldCharType="separate"/>
    </w:r>
    <w:r w:rsidR="00183FDE">
      <w:rPr>
        <w:noProof/>
      </w:rPr>
      <w:t>14</w:t>
    </w:r>
    <w:r>
      <w:fldChar w:fldCharType="end"/>
    </w:r>
    <w:r>
      <w:t>/</w:t>
    </w:r>
    <w:r>
      <w:fldChar w:fldCharType="begin"/>
    </w:r>
    <w:r>
      <w:instrText>NUMPAGES</w:instrText>
    </w:r>
    <w:r>
      <w:fldChar w:fldCharType="separate"/>
    </w:r>
    <w:r w:rsidR="00183FDE">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1B8C" w14:textId="77777777" w:rsidR="002468F6" w:rsidRDefault="007378A4">
    <w:r>
      <w:rPr>
        <w:sz w:val="16"/>
        <w:szCs w:val="16"/>
      </w:rPr>
      <w:t>MULA_template_11Feb2025</w:t>
    </w:r>
  </w:p>
  <w:p w14:paraId="43989F94" w14:textId="77777777" w:rsidR="002468F6" w:rsidRDefault="007378A4">
    <w:r>
      <w:rPr>
        <w:sz w:val="16"/>
        <w:szCs w:val="16"/>
      </w:rPr>
      <w:t xml:space="preserve">© </w:t>
    </w:r>
    <w:proofErr w:type="spellStart"/>
    <w:r>
      <w:rPr>
        <w:sz w:val="16"/>
        <w:szCs w:val="16"/>
      </w:rPr>
      <w:t>Mapi</w:t>
    </w:r>
    <w:proofErr w:type="spellEnd"/>
    <w:r>
      <w:rPr>
        <w:sz w:val="16"/>
        <w:szCs w:val="16"/>
      </w:rPr>
      <w:t xml:space="preserve"> Research Trust, 2018. The unauthorized modification, reproduction and use of any portion of this document is prohibited.</w:t>
    </w:r>
  </w:p>
  <w:p w14:paraId="512EC2D0" w14:textId="3944A8C4" w:rsidR="002468F6" w:rsidRDefault="007378A4">
    <w:pPr>
      <w:jc w:val="right"/>
    </w:pPr>
    <w:r>
      <w:fldChar w:fldCharType="begin"/>
    </w:r>
    <w:r>
      <w:instrText>PAGE</w:instrText>
    </w:r>
    <w:r>
      <w:fldChar w:fldCharType="separate"/>
    </w:r>
    <w:r w:rsidR="00183FDE">
      <w:rPr>
        <w:noProof/>
      </w:rPr>
      <w:t>23</w:t>
    </w:r>
    <w:r>
      <w:fldChar w:fldCharType="end"/>
    </w:r>
    <w:r>
      <w:t>/</w:t>
    </w:r>
    <w:r>
      <w:fldChar w:fldCharType="begin"/>
    </w:r>
    <w:r>
      <w:instrText>NUMPAGES</w:instrText>
    </w:r>
    <w:r>
      <w:fldChar w:fldCharType="separate"/>
    </w:r>
    <w:r w:rsidR="00183FDE">
      <w:rPr>
        <w:noProof/>
      </w:rP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9CED" w14:textId="77777777" w:rsidR="00B6431B" w:rsidRDefault="00B6431B">
      <w:pPr>
        <w:spacing w:after="0" w:line="240" w:lineRule="auto"/>
      </w:pPr>
      <w:r>
        <w:separator/>
      </w:r>
    </w:p>
  </w:footnote>
  <w:footnote w:type="continuationSeparator" w:id="0">
    <w:p w14:paraId="77F225A7" w14:textId="77777777" w:rsidR="00B6431B" w:rsidRDefault="00B64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2028" w14:textId="1FC47ECC" w:rsidR="002468F6" w:rsidRDefault="0052083F">
    <w:pPr>
      <w:jc w:val="right"/>
    </w:pPr>
    <w:r>
      <w:rPr>
        <w:noProof/>
      </w:rPr>
      <w:drawing>
        <wp:inline distT="0" distB="0" distL="0" distR="0" wp14:anchorId="6520B38A" wp14:editId="7935CB48">
          <wp:extent cx="977900" cy="469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4699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97A3" w14:textId="0D6C97B1" w:rsidR="002468F6" w:rsidRDefault="0052083F">
    <w:pPr>
      <w:jc w:val="right"/>
    </w:pPr>
    <w:r>
      <w:rPr>
        <w:noProof/>
      </w:rPr>
      <w:drawing>
        <wp:inline distT="0" distB="0" distL="0" distR="0" wp14:anchorId="329495DE" wp14:editId="28EFAA7F">
          <wp:extent cx="977900" cy="46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469900"/>
                  </a:xfrm>
                  <a:prstGeom prst="rect">
                    <a:avLst/>
                  </a:prstGeom>
                  <a:noFill/>
                  <a:ln>
                    <a:noFill/>
                  </a:ln>
                </pic:spPr>
              </pic:pic>
            </a:graphicData>
          </a:graphic>
        </wp:inline>
      </w:drawing>
    </w:r>
  </w:p>
  <w:p w14:paraId="3E0324E7" w14:textId="00A863FB" w:rsidR="002468F6" w:rsidRDefault="0052083F">
    <w:r>
      <w:rPr>
        <w:noProof/>
      </w:rPr>
      <w:drawing>
        <wp:anchor distT="0" distB="0" distL="114300" distR="114300" simplePos="0" relativeHeight="251657728" behindDoc="0" locked="0" layoutInCell="1" allowOverlap="1" wp14:anchorId="0946433D" wp14:editId="7C8E7842">
          <wp:simplePos x="0" y="0"/>
          <wp:positionH relativeFrom="character">
            <wp:posOffset>0</wp:posOffset>
          </wp:positionH>
          <wp:positionV relativeFrom="line">
            <wp:posOffset>635000</wp:posOffset>
          </wp:positionV>
          <wp:extent cx="6350000" cy="6350000"/>
          <wp:effectExtent l="0" t="0" r="0" b="0"/>
          <wp:wrapNone/>
          <wp:docPr id="1543329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50000" cy="6350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417B" w14:textId="13B6C0E1" w:rsidR="002468F6" w:rsidRDefault="0052083F">
    <w:pPr>
      <w:jc w:val="right"/>
    </w:pPr>
    <w:r>
      <w:rPr>
        <w:noProof/>
      </w:rPr>
      <w:drawing>
        <wp:inline distT="0" distB="0" distL="0" distR="0" wp14:anchorId="678E299D" wp14:editId="7AB88442">
          <wp:extent cx="977900" cy="469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469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FFDB18"/>
    <w:multiLevelType w:val="hybridMultilevel"/>
    <w:tmpl w:val="92E6E3F6"/>
    <w:lvl w:ilvl="0" w:tplc="EDFEAC70">
      <w:start w:val="1"/>
      <w:numFmt w:val="bullet"/>
      <w:lvlText w:val=""/>
      <w:lvlJc w:val="left"/>
      <w:pPr>
        <w:tabs>
          <w:tab w:val="num" w:pos="720"/>
        </w:tabs>
        <w:ind w:left="720" w:hanging="360"/>
      </w:pPr>
      <w:rPr>
        <w:rFonts w:ascii="Symbol" w:hAnsi="Symbol" w:cs="Symbol" w:hint="default"/>
      </w:rPr>
    </w:lvl>
    <w:lvl w:ilvl="1" w:tplc="B8263420">
      <w:start w:val="1"/>
      <w:numFmt w:val="bullet"/>
      <w:lvlText w:val="o"/>
      <w:lvlJc w:val="left"/>
      <w:pPr>
        <w:tabs>
          <w:tab w:val="num" w:pos="1440"/>
        </w:tabs>
        <w:ind w:left="1440" w:hanging="360"/>
      </w:pPr>
      <w:rPr>
        <w:rFonts w:ascii="Courier New" w:hAnsi="Courier New" w:cs="Courier New" w:hint="default"/>
      </w:rPr>
    </w:lvl>
    <w:lvl w:ilvl="2" w:tplc="34D6562E">
      <w:start w:val="1"/>
      <w:numFmt w:val="bullet"/>
      <w:lvlText w:val=""/>
      <w:lvlJc w:val="left"/>
      <w:pPr>
        <w:tabs>
          <w:tab w:val="num" w:pos="2160"/>
        </w:tabs>
        <w:ind w:left="2160" w:hanging="360"/>
      </w:pPr>
      <w:rPr>
        <w:rFonts w:ascii="Wingdings" w:hAnsi="Wingdings" w:cs="Wingdings" w:hint="default"/>
      </w:rPr>
    </w:lvl>
    <w:lvl w:ilvl="3" w:tplc="A42238BE">
      <w:start w:val="1"/>
      <w:numFmt w:val="bullet"/>
      <w:lvlText w:val=""/>
      <w:lvlJc w:val="left"/>
      <w:pPr>
        <w:tabs>
          <w:tab w:val="num" w:pos="2880"/>
        </w:tabs>
        <w:ind w:left="2880" w:hanging="360"/>
      </w:pPr>
      <w:rPr>
        <w:rFonts w:ascii="Symbol" w:hAnsi="Symbol" w:cs="Symbol" w:hint="default"/>
      </w:rPr>
    </w:lvl>
    <w:lvl w:ilvl="4" w:tplc="4866D91C">
      <w:start w:val="1"/>
      <w:numFmt w:val="bullet"/>
      <w:lvlText w:val="o"/>
      <w:lvlJc w:val="left"/>
      <w:pPr>
        <w:tabs>
          <w:tab w:val="num" w:pos="3600"/>
        </w:tabs>
        <w:ind w:left="3600" w:hanging="360"/>
      </w:pPr>
      <w:rPr>
        <w:rFonts w:ascii="Courier New" w:hAnsi="Courier New" w:cs="Courier New" w:hint="default"/>
      </w:rPr>
    </w:lvl>
    <w:lvl w:ilvl="5" w:tplc="8DB0020A">
      <w:start w:val="1"/>
      <w:numFmt w:val="bullet"/>
      <w:lvlText w:val=""/>
      <w:lvlJc w:val="left"/>
      <w:pPr>
        <w:tabs>
          <w:tab w:val="num" w:pos="4320"/>
        </w:tabs>
        <w:ind w:left="4320" w:hanging="360"/>
      </w:pPr>
      <w:rPr>
        <w:rFonts w:ascii="Wingdings" w:hAnsi="Wingdings" w:cs="Wingdings" w:hint="default"/>
      </w:rPr>
    </w:lvl>
    <w:lvl w:ilvl="6" w:tplc="ACCCB2D0">
      <w:start w:val="1"/>
      <w:numFmt w:val="bullet"/>
      <w:lvlText w:val=""/>
      <w:lvlJc w:val="left"/>
      <w:pPr>
        <w:tabs>
          <w:tab w:val="num" w:pos="5040"/>
        </w:tabs>
        <w:ind w:left="5040" w:hanging="360"/>
      </w:pPr>
      <w:rPr>
        <w:rFonts w:ascii="Symbol" w:hAnsi="Symbol" w:cs="Symbol" w:hint="default"/>
      </w:rPr>
    </w:lvl>
    <w:lvl w:ilvl="7" w:tplc="4E707A5C">
      <w:start w:val="1"/>
      <w:numFmt w:val="bullet"/>
      <w:lvlText w:val="o"/>
      <w:lvlJc w:val="left"/>
      <w:pPr>
        <w:tabs>
          <w:tab w:val="num" w:pos="5760"/>
        </w:tabs>
        <w:ind w:left="5760" w:hanging="360"/>
      </w:pPr>
      <w:rPr>
        <w:rFonts w:ascii="Courier New" w:hAnsi="Courier New" w:cs="Courier New" w:hint="default"/>
      </w:rPr>
    </w:lvl>
    <w:lvl w:ilvl="8" w:tplc="BFA8221A">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87B06117"/>
    <w:multiLevelType w:val="hybridMultilevel"/>
    <w:tmpl w:val="F0B872C2"/>
    <w:lvl w:ilvl="0" w:tplc="149AA628">
      <w:start w:val="1"/>
      <w:numFmt w:val="bullet"/>
      <w:lvlText w:val=""/>
      <w:lvlJc w:val="left"/>
      <w:pPr>
        <w:tabs>
          <w:tab w:val="num" w:pos="720"/>
        </w:tabs>
        <w:ind w:left="720" w:hanging="360"/>
      </w:pPr>
      <w:rPr>
        <w:rFonts w:ascii="Symbol" w:hAnsi="Symbol" w:cs="Symbol" w:hint="default"/>
      </w:rPr>
    </w:lvl>
    <w:lvl w:ilvl="1" w:tplc="F640AEF2">
      <w:start w:val="1"/>
      <w:numFmt w:val="bullet"/>
      <w:lvlText w:val="o"/>
      <w:lvlJc w:val="left"/>
      <w:pPr>
        <w:tabs>
          <w:tab w:val="num" w:pos="1440"/>
        </w:tabs>
        <w:ind w:left="1440" w:hanging="360"/>
      </w:pPr>
      <w:rPr>
        <w:rFonts w:ascii="Courier New" w:hAnsi="Courier New" w:cs="Courier New" w:hint="default"/>
      </w:rPr>
    </w:lvl>
    <w:lvl w:ilvl="2" w:tplc="F4E4669C">
      <w:start w:val="1"/>
      <w:numFmt w:val="bullet"/>
      <w:lvlText w:val=""/>
      <w:lvlJc w:val="left"/>
      <w:pPr>
        <w:tabs>
          <w:tab w:val="num" w:pos="2160"/>
        </w:tabs>
        <w:ind w:left="2160" w:hanging="360"/>
      </w:pPr>
      <w:rPr>
        <w:rFonts w:ascii="Wingdings" w:hAnsi="Wingdings" w:cs="Wingdings" w:hint="default"/>
      </w:rPr>
    </w:lvl>
    <w:lvl w:ilvl="3" w:tplc="F49CA044">
      <w:start w:val="1"/>
      <w:numFmt w:val="bullet"/>
      <w:lvlText w:val=""/>
      <w:lvlJc w:val="left"/>
      <w:pPr>
        <w:tabs>
          <w:tab w:val="num" w:pos="2880"/>
        </w:tabs>
        <w:ind w:left="2880" w:hanging="360"/>
      </w:pPr>
      <w:rPr>
        <w:rFonts w:ascii="Symbol" w:hAnsi="Symbol" w:cs="Symbol" w:hint="default"/>
      </w:rPr>
    </w:lvl>
    <w:lvl w:ilvl="4" w:tplc="CA96509E">
      <w:start w:val="1"/>
      <w:numFmt w:val="bullet"/>
      <w:lvlText w:val="o"/>
      <w:lvlJc w:val="left"/>
      <w:pPr>
        <w:tabs>
          <w:tab w:val="num" w:pos="3600"/>
        </w:tabs>
        <w:ind w:left="3600" w:hanging="360"/>
      </w:pPr>
      <w:rPr>
        <w:rFonts w:ascii="Courier New" w:hAnsi="Courier New" w:cs="Courier New" w:hint="default"/>
      </w:rPr>
    </w:lvl>
    <w:lvl w:ilvl="5" w:tplc="187E07CA">
      <w:start w:val="1"/>
      <w:numFmt w:val="bullet"/>
      <w:lvlText w:val=""/>
      <w:lvlJc w:val="left"/>
      <w:pPr>
        <w:tabs>
          <w:tab w:val="num" w:pos="4320"/>
        </w:tabs>
        <w:ind w:left="4320" w:hanging="360"/>
      </w:pPr>
      <w:rPr>
        <w:rFonts w:ascii="Wingdings" w:hAnsi="Wingdings" w:cs="Wingdings" w:hint="default"/>
      </w:rPr>
    </w:lvl>
    <w:lvl w:ilvl="6" w:tplc="2E28429E">
      <w:start w:val="1"/>
      <w:numFmt w:val="bullet"/>
      <w:lvlText w:val=""/>
      <w:lvlJc w:val="left"/>
      <w:pPr>
        <w:tabs>
          <w:tab w:val="num" w:pos="5040"/>
        </w:tabs>
        <w:ind w:left="5040" w:hanging="360"/>
      </w:pPr>
      <w:rPr>
        <w:rFonts w:ascii="Symbol" w:hAnsi="Symbol" w:cs="Symbol" w:hint="default"/>
      </w:rPr>
    </w:lvl>
    <w:lvl w:ilvl="7" w:tplc="061CC94A">
      <w:start w:val="1"/>
      <w:numFmt w:val="bullet"/>
      <w:lvlText w:val="o"/>
      <w:lvlJc w:val="left"/>
      <w:pPr>
        <w:tabs>
          <w:tab w:val="num" w:pos="5760"/>
        </w:tabs>
        <w:ind w:left="5760" w:hanging="360"/>
      </w:pPr>
      <w:rPr>
        <w:rFonts w:ascii="Courier New" w:hAnsi="Courier New" w:cs="Courier New" w:hint="default"/>
      </w:rPr>
    </w:lvl>
    <w:lvl w:ilvl="8" w:tplc="9E0CB74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8AF98EED"/>
    <w:multiLevelType w:val="hybridMultilevel"/>
    <w:tmpl w:val="B8A8BB28"/>
    <w:lvl w:ilvl="0" w:tplc="7466E904">
      <w:start w:val="1"/>
      <w:numFmt w:val="bullet"/>
      <w:lvlText w:val=""/>
      <w:lvlJc w:val="left"/>
      <w:pPr>
        <w:tabs>
          <w:tab w:val="num" w:pos="720"/>
        </w:tabs>
        <w:ind w:left="720" w:hanging="360"/>
      </w:pPr>
      <w:rPr>
        <w:rFonts w:ascii="Symbol" w:hAnsi="Symbol" w:cs="Symbol" w:hint="default"/>
      </w:rPr>
    </w:lvl>
    <w:lvl w:ilvl="1" w:tplc="DA545C74">
      <w:start w:val="1"/>
      <w:numFmt w:val="bullet"/>
      <w:lvlText w:val="o"/>
      <w:lvlJc w:val="left"/>
      <w:pPr>
        <w:tabs>
          <w:tab w:val="num" w:pos="1440"/>
        </w:tabs>
        <w:ind w:left="1440" w:hanging="360"/>
      </w:pPr>
      <w:rPr>
        <w:rFonts w:ascii="Courier New" w:hAnsi="Courier New" w:cs="Courier New" w:hint="default"/>
      </w:rPr>
    </w:lvl>
    <w:lvl w:ilvl="2" w:tplc="6ABADB04">
      <w:start w:val="1"/>
      <w:numFmt w:val="bullet"/>
      <w:lvlText w:val=""/>
      <w:lvlJc w:val="left"/>
      <w:pPr>
        <w:tabs>
          <w:tab w:val="num" w:pos="2160"/>
        </w:tabs>
        <w:ind w:left="2160" w:hanging="360"/>
      </w:pPr>
      <w:rPr>
        <w:rFonts w:ascii="Wingdings" w:hAnsi="Wingdings" w:cs="Wingdings" w:hint="default"/>
      </w:rPr>
    </w:lvl>
    <w:lvl w:ilvl="3" w:tplc="D0F4D050">
      <w:start w:val="1"/>
      <w:numFmt w:val="bullet"/>
      <w:lvlText w:val=""/>
      <w:lvlJc w:val="left"/>
      <w:pPr>
        <w:tabs>
          <w:tab w:val="num" w:pos="2880"/>
        </w:tabs>
        <w:ind w:left="2880" w:hanging="360"/>
      </w:pPr>
      <w:rPr>
        <w:rFonts w:ascii="Symbol" w:hAnsi="Symbol" w:cs="Symbol" w:hint="default"/>
      </w:rPr>
    </w:lvl>
    <w:lvl w:ilvl="4" w:tplc="06983582">
      <w:start w:val="1"/>
      <w:numFmt w:val="bullet"/>
      <w:lvlText w:val="o"/>
      <w:lvlJc w:val="left"/>
      <w:pPr>
        <w:tabs>
          <w:tab w:val="num" w:pos="3600"/>
        </w:tabs>
        <w:ind w:left="3600" w:hanging="360"/>
      </w:pPr>
      <w:rPr>
        <w:rFonts w:ascii="Courier New" w:hAnsi="Courier New" w:cs="Courier New" w:hint="default"/>
      </w:rPr>
    </w:lvl>
    <w:lvl w:ilvl="5" w:tplc="4DDA1BF8">
      <w:start w:val="1"/>
      <w:numFmt w:val="bullet"/>
      <w:lvlText w:val=""/>
      <w:lvlJc w:val="left"/>
      <w:pPr>
        <w:tabs>
          <w:tab w:val="num" w:pos="4320"/>
        </w:tabs>
        <w:ind w:left="4320" w:hanging="360"/>
      </w:pPr>
      <w:rPr>
        <w:rFonts w:ascii="Wingdings" w:hAnsi="Wingdings" w:cs="Wingdings" w:hint="default"/>
      </w:rPr>
    </w:lvl>
    <w:lvl w:ilvl="6" w:tplc="6DBC3DB4">
      <w:start w:val="1"/>
      <w:numFmt w:val="bullet"/>
      <w:lvlText w:val=""/>
      <w:lvlJc w:val="left"/>
      <w:pPr>
        <w:tabs>
          <w:tab w:val="num" w:pos="5040"/>
        </w:tabs>
        <w:ind w:left="5040" w:hanging="360"/>
      </w:pPr>
      <w:rPr>
        <w:rFonts w:ascii="Symbol" w:hAnsi="Symbol" w:cs="Symbol" w:hint="default"/>
      </w:rPr>
    </w:lvl>
    <w:lvl w:ilvl="7" w:tplc="A768E560">
      <w:start w:val="1"/>
      <w:numFmt w:val="bullet"/>
      <w:lvlText w:val="o"/>
      <w:lvlJc w:val="left"/>
      <w:pPr>
        <w:tabs>
          <w:tab w:val="num" w:pos="5760"/>
        </w:tabs>
        <w:ind w:left="5760" w:hanging="360"/>
      </w:pPr>
      <w:rPr>
        <w:rFonts w:ascii="Courier New" w:hAnsi="Courier New" w:cs="Courier New" w:hint="default"/>
      </w:rPr>
    </w:lvl>
    <w:lvl w:ilvl="8" w:tplc="1E40F3CE">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8E63A047"/>
    <w:multiLevelType w:val="hybridMultilevel"/>
    <w:tmpl w:val="00EE0EB6"/>
    <w:lvl w:ilvl="0" w:tplc="A6966444">
      <w:start w:val="1"/>
      <w:numFmt w:val="bullet"/>
      <w:lvlText w:val=""/>
      <w:lvlJc w:val="left"/>
      <w:pPr>
        <w:tabs>
          <w:tab w:val="num" w:pos="720"/>
        </w:tabs>
        <w:ind w:left="720" w:hanging="360"/>
      </w:pPr>
      <w:rPr>
        <w:rFonts w:ascii="Symbol" w:hAnsi="Symbol" w:cs="Symbol" w:hint="default"/>
      </w:rPr>
    </w:lvl>
    <w:lvl w:ilvl="1" w:tplc="DD629B94">
      <w:start w:val="1"/>
      <w:numFmt w:val="bullet"/>
      <w:lvlText w:val="o"/>
      <w:lvlJc w:val="left"/>
      <w:pPr>
        <w:tabs>
          <w:tab w:val="num" w:pos="1440"/>
        </w:tabs>
        <w:ind w:left="1440" w:hanging="360"/>
      </w:pPr>
      <w:rPr>
        <w:rFonts w:ascii="Courier New" w:hAnsi="Courier New" w:cs="Courier New" w:hint="default"/>
      </w:rPr>
    </w:lvl>
    <w:lvl w:ilvl="2" w:tplc="022483E8">
      <w:start w:val="1"/>
      <w:numFmt w:val="bullet"/>
      <w:lvlText w:val=""/>
      <w:lvlJc w:val="left"/>
      <w:pPr>
        <w:tabs>
          <w:tab w:val="num" w:pos="2160"/>
        </w:tabs>
        <w:ind w:left="2160" w:hanging="360"/>
      </w:pPr>
      <w:rPr>
        <w:rFonts w:ascii="Wingdings" w:hAnsi="Wingdings" w:cs="Wingdings" w:hint="default"/>
      </w:rPr>
    </w:lvl>
    <w:lvl w:ilvl="3" w:tplc="C242174A">
      <w:start w:val="1"/>
      <w:numFmt w:val="bullet"/>
      <w:lvlText w:val=""/>
      <w:lvlJc w:val="left"/>
      <w:pPr>
        <w:tabs>
          <w:tab w:val="num" w:pos="2880"/>
        </w:tabs>
        <w:ind w:left="2880" w:hanging="360"/>
      </w:pPr>
      <w:rPr>
        <w:rFonts w:ascii="Symbol" w:hAnsi="Symbol" w:cs="Symbol" w:hint="default"/>
      </w:rPr>
    </w:lvl>
    <w:lvl w:ilvl="4" w:tplc="C51408E2">
      <w:start w:val="1"/>
      <w:numFmt w:val="bullet"/>
      <w:lvlText w:val="o"/>
      <w:lvlJc w:val="left"/>
      <w:pPr>
        <w:tabs>
          <w:tab w:val="num" w:pos="3600"/>
        </w:tabs>
        <w:ind w:left="3600" w:hanging="360"/>
      </w:pPr>
      <w:rPr>
        <w:rFonts w:ascii="Courier New" w:hAnsi="Courier New" w:cs="Courier New" w:hint="default"/>
      </w:rPr>
    </w:lvl>
    <w:lvl w:ilvl="5" w:tplc="068EF8D8">
      <w:start w:val="1"/>
      <w:numFmt w:val="bullet"/>
      <w:lvlText w:val=""/>
      <w:lvlJc w:val="left"/>
      <w:pPr>
        <w:tabs>
          <w:tab w:val="num" w:pos="4320"/>
        </w:tabs>
        <w:ind w:left="4320" w:hanging="360"/>
      </w:pPr>
      <w:rPr>
        <w:rFonts w:ascii="Wingdings" w:hAnsi="Wingdings" w:cs="Wingdings" w:hint="default"/>
      </w:rPr>
    </w:lvl>
    <w:lvl w:ilvl="6" w:tplc="10F04446">
      <w:start w:val="1"/>
      <w:numFmt w:val="bullet"/>
      <w:lvlText w:val=""/>
      <w:lvlJc w:val="left"/>
      <w:pPr>
        <w:tabs>
          <w:tab w:val="num" w:pos="5040"/>
        </w:tabs>
        <w:ind w:left="5040" w:hanging="360"/>
      </w:pPr>
      <w:rPr>
        <w:rFonts w:ascii="Symbol" w:hAnsi="Symbol" w:cs="Symbol" w:hint="default"/>
      </w:rPr>
    </w:lvl>
    <w:lvl w:ilvl="7" w:tplc="83DC2B38">
      <w:start w:val="1"/>
      <w:numFmt w:val="bullet"/>
      <w:lvlText w:val="o"/>
      <w:lvlJc w:val="left"/>
      <w:pPr>
        <w:tabs>
          <w:tab w:val="num" w:pos="5760"/>
        </w:tabs>
        <w:ind w:left="5760" w:hanging="360"/>
      </w:pPr>
      <w:rPr>
        <w:rFonts w:ascii="Courier New" w:hAnsi="Courier New" w:cs="Courier New" w:hint="default"/>
      </w:rPr>
    </w:lvl>
    <w:lvl w:ilvl="8" w:tplc="4B14BEE2">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8F6DC375"/>
    <w:multiLevelType w:val="hybridMultilevel"/>
    <w:tmpl w:val="B5668C72"/>
    <w:lvl w:ilvl="0" w:tplc="8C02B5BC">
      <w:start w:val="1"/>
      <w:numFmt w:val="bullet"/>
      <w:lvlText w:val=""/>
      <w:lvlJc w:val="left"/>
      <w:pPr>
        <w:tabs>
          <w:tab w:val="num" w:pos="720"/>
        </w:tabs>
        <w:ind w:left="720" w:hanging="360"/>
      </w:pPr>
      <w:rPr>
        <w:rFonts w:ascii="Symbol" w:hAnsi="Symbol" w:cs="Symbol" w:hint="default"/>
      </w:rPr>
    </w:lvl>
    <w:lvl w:ilvl="1" w:tplc="911A18F4">
      <w:start w:val="1"/>
      <w:numFmt w:val="bullet"/>
      <w:lvlText w:val="o"/>
      <w:lvlJc w:val="left"/>
      <w:pPr>
        <w:tabs>
          <w:tab w:val="num" w:pos="1440"/>
        </w:tabs>
        <w:ind w:left="1440" w:hanging="360"/>
      </w:pPr>
      <w:rPr>
        <w:rFonts w:ascii="Courier New" w:hAnsi="Courier New" w:cs="Courier New" w:hint="default"/>
      </w:rPr>
    </w:lvl>
    <w:lvl w:ilvl="2" w:tplc="9BBA95EC">
      <w:start w:val="1"/>
      <w:numFmt w:val="bullet"/>
      <w:lvlText w:val=""/>
      <w:lvlJc w:val="left"/>
      <w:pPr>
        <w:tabs>
          <w:tab w:val="num" w:pos="2160"/>
        </w:tabs>
        <w:ind w:left="2160" w:hanging="360"/>
      </w:pPr>
      <w:rPr>
        <w:rFonts w:ascii="Wingdings" w:hAnsi="Wingdings" w:cs="Wingdings" w:hint="default"/>
      </w:rPr>
    </w:lvl>
    <w:lvl w:ilvl="3" w:tplc="F32474D6">
      <w:start w:val="1"/>
      <w:numFmt w:val="bullet"/>
      <w:lvlText w:val=""/>
      <w:lvlJc w:val="left"/>
      <w:pPr>
        <w:tabs>
          <w:tab w:val="num" w:pos="2880"/>
        </w:tabs>
        <w:ind w:left="2880" w:hanging="360"/>
      </w:pPr>
      <w:rPr>
        <w:rFonts w:ascii="Symbol" w:hAnsi="Symbol" w:cs="Symbol" w:hint="default"/>
      </w:rPr>
    </w:lvl>
    <w:lvl w:ilvl="4" w:tplc="B8A2D1C2">
      <w:start w:val="1"/>
      <w:numFmt w:val="bullet"/>
      <w:lvlText w:val="o"/>
      <w:lvlJc w:val="left"/>
      <w:pPr>
        <w:tabs>
          <w:tab w:val="num" w:pos="3600"/>
        </w:tabs>
        <w:ind w:left="3600" w:hanging="360"/>
      </w:pPr>
      <w:rPr>
        <w:rFonts w:ascii="Courier New" w:hAnsi="Courier New" w:cs="Courier New" w:hint="default"/>
      </w:rPr>
    </w:lvl>
    <w:lvl w:ilvl="5" w:tplc="8216F4FA">
      <w:start w:val="1"/>
      <w:numFmt w:val="bullet"/>
      <w:lvlText w:val=""/>
      <w:lvlJc w:val="left"/>
      <w:pPr>
        <w:tabs>
          <w:tab w:val="num" w:pos="4320"/>
        </w:tabs>
        <w:ind w:left="4320" w:hanging="360"/>
      </w:pPr>
      <w:rPr>
        <w:rFonts w:ascii="Wingdings" w:hAnsi="Wingdings" w:cs="Wingdings" w:hint="default"/>
      </w:rPr>
    </w:lvl>
    <w:lvl w:ilvl="6" w:tplc="BD2AA3A4">
      <w:start w:val="1"/>
      <w:numFmt w:val="bullet"/>
      <w:lvlText w:val=""/>
      <w:lvlJc w:val="left"/>
      <w:pPr>
        <w:tabs>
          <w:tab w:val="num" w:pos="5040"/>
        </w:tabs>
        <w:ind w:left="5040" w:hanging="360"/>
      </w:pPr>
      <w:rPr>
        <w:rFonts w:ascii="Symbol" w:hAnsi="Symbol" w:cs="Symbol" w:hint="default"/>
      </w:rPr>
    </w:lvl>
    <w:lvl w:ilvl="7" w:tplc="37E4AA24">
      <w:start w:val="1"/>
      <w:numFmt w:val="bullet"/>
      <w:lvlText w:val="o"/>
      <w:lvlJc w:val="left"/>
      <w:pPr>
        <w:tabs>
          <w:tab w:val="num" w:pos="5760"/>
        </w:tabs>
        <w:ind w:left="5760" w:hanging="360"/>
      </w:pPr>
      <w:rPr>
        <w:rFonts w:ascii="Courier New" w:hAnsi="Courier New" w:cs="Courier New" w:hint="default"/>
      </w:rPr>
    </w:lvl>
    <w:lvl w:ilvl="8" w:tplc="9FE21E06">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92167A63"/>
    <w:multiLevelType w:val="hybridMultilevel"/>
    <w:tmpl w:val="2AEE3956"/>
    <w:lvl w:ilvl="0" w:tplc="0D3630B4">
      <w:start w:val="1"/>
      <w:numFmt w:val="bullet"/>
      <w:lvlText w:val=""/>
      <w:lvlJc w:val="left"/>
      <w:pPr>
        <w:tabs>
          <w:tab w:val="num" w:pos="720"/>
        </w:tabs>
        <w:ind w:left="720" w:hanging="360"/>
      </w:pPr>
      <w:rPr>
        <w:rFonts w:ascii="Symbol" w:hAnsi="Symbol" w:cs="Symbol" w:hint="default"/>
      </w:rPr>
    </w:lvl>
    <w:lvl w:ilvl="1" w:tplc="B91E3002">
      <w:start w:val="1"/>
      <w:numFmt w:val="bullet"/>
      <w:lvlText w:val="o"/>
      <w:lvlJc w:val="left"/>
      <w:pPr>
        <w:tabs>
          <w:tab w:val="num" w:pos="1440"/>
        </w:tabs>
        <w:ind w:left="1440" w:hanging="360"/>
      </w:pPr>
      <w:rPr>
        <w:rFonts w:ascii="Courier New" w:hAnsi="Courier New" w:cs="Courier New" w:hint="default"/>
      </w:rPr>
    </w:lvl>
    <w:lvl w:ilvl="2" w:tplc="07CC82EE">
      <w:start w:val="1"/>
      <w:numFmt w:val="bullet"/>
      <w:lvlText w:val=""/>
      <w:lvlJc w:val="left"/>
      <w:pPr>
        <w:tabs>
          <w:tab w:val="num" w:pos="2160"/>
        </w:tabs>
        <w:ind w:left="2160" w:hanging="360"/>
      </w:pPr>
      <w:rPr>
        <w:rFonts w:ascii="Wingdings" w:hAnsi="Wingdings" w:cs="Wingdings" w:hint="default"/>
      </w:rPr>
    </w:lvl>
    <w:lvl w:ilvl="3" w:tplc="77FECE98">
      <w:start w:val="1"/>
      <w:numFmt w:val="bullet"/>
      <w:lvlText w:val=""/>
      <w:lvlJc w:val="left"/>
      <w:pPr>
        <w:tabs>
          <w:tab w:val="num" w:pos="2880"/>
        </w:tabs>
        <w:ind w:left="2880" w:hanging="360"/>
      </w:pPr>
      <w:rPr>
        <w:rFonts w:ascii="Symbol" w:hAnsi="Symbol" w:cs="Symbol" w:hint="default"/>
      </w:rPr>
    </w:lvl>
    <w:lvl w:ilvl="4" w:tplc="5590D728">
      <w:start w:val="1"/>
      <w:numFmt w:val="bullet"/>
      <w:lvlText w:val="o"/>
      <w:lvlJc w:val="left"/>
      <w:pPr>
        <w:tabs>
          <w:tab w:val="num" w:pos="3600"/>
        </w:tabs>
        <w:ind w:left="3600" w:hanging="360"/>
      </w:pPr>
      <w:rPr>
        <w:rFonts w:ascii="Courier New" w:hAnsi="Courier New" w:cs="Courier New" w:hint="default"/>
      </w:rPr>
    </w:lvl>
    <w:lvl w:ilvl="5" w:tplc="B4325B9C">
      <w:start w:val="1"/>
      <w:numFmt w:val="bullet"/>
      <w:lvlText w:val=""/>
      <w:lvlJc w:val="left"/>
      <w:pPr>
        <w:tabs>
          <w:tab w:val="num" w:pos="4320"/>
        </w:tabs>
        <w:ind w:left="4320" w:hanging="360"/>
      </w:pPr>
      <w:rPr>
        <w:rFonts w:ascii="Wingdings" w:hAnsi="Wingdings" w:cs="Wingdings" w:hint="default"/>
      </w:rPr>
    </w:lvl>
    <w:lvl w:ilvl="6" w:tplc="D2C20748">
      <w:start w:val="1"/>
      <w:numFmt w:val="bullet"/>
      <w:lvlText w:val=""/>
      <w:lvlJc w:val="left"/>
      <w:pPr>
        <w:tabs>
          <w:tab w:val="num" w:pos="5040"/>
        </w:tabs>
        <w:ind w:left="5040" w:hanging="360"/>
      </w:pPr>
      <w:rPr>
        <w:rFonts w:ascii="Symbol" w:hAnsi="Symbol" w:cs="Symbol" w:hint="default"/>
      </w:rPr>
    </w:lvl>
    <w:lvl w:ilvl="7" w:tplc="A4B06CFC">
      <w:start w:val="1"/>
      <w:numFmt w:val="bullet"/>
      <w:lvlText w:val="o"/>
      <w:lvlJc w:val="left"/>
      <w:pPr>
        <w:tabs>
          <w:tab w:val="num" w:pos="5760"/>
        </w:tabs>
        <w:ind w:left="5760" w:hanging="360"/>
      </w:pPr>
      <w:rPr>
        <w:rFonts w:ascii="Courier New" w:hAnsi="Courier New" w:cs="Courier New" w:hint="default"/>
      </w:rPr>
    </w:lvl>
    <w:lvl w:ilvl="8" w:tplc="9E86E67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A7924B18"/>
    <w:multiLevelType w:val="hybridMultilevel"/>
    <w:tmpl w:val="DD3288CA"/>
    <w:lvl w:ilvl="0" w:tplc="2F24C9DC">
      <w:start w:val="1"/>
      <w:numFmt w:val="bullet"/>
      <w:lvlText w:val=""/>
      <w:lvlJc w:val="left"/>
      <w:pPr>
        <w:tabs>
          <w:tab w:val="num" w:pos="720"/>
        </w:tabs>
        <w:ind w:left="720" w:hanging="360"/>
      </w:pPr>
      <w:rPr>
        <w:rFonts w:ascii="Symbol" w:hAnsi="Symbol" w:cs="Symbol" w:hint="default"/>
      </w:rPr>
    </w:lvl>
    <w:lvl w:ilvl="1" w:tplc="7C04202C">
      <w:start w:val="1"/>
      <w:numFmt w:val="bullet"/>
      <w:lvlText w:val="o"/>
      <w:lvlJc w:val="left"/>
      <w:pPr>
        <w:tabs>
          <w:tab w:val="num" w:pos="1440"/>
        </w:tabs>
        <w:ind w:left="1440" w:hanging="360"/>
      </w:pPr>
      <w:rPr>
        <w:rFonts w:ascii="Courier New" w:hAnsi="Courier New" w:cs="Courier New" w:hint="default"/>
      </w:rPr>
    </w:lvl>
    <w:lvl w:ilvl="2" w:tplc="888C0A2C">
      <w:start w:val="1"/>
      <w:numFmt w:val="bullet"/>
      <w:lvlText w:val=""/>
      <w:lvlJc w:val="left"/>
      <w:pPr>
        <w:tabs>
          <w:tab w:val="num" w:pos="2160"/>
        </w:tabs>
        <w:ind w:left="2160" w:hanging="360"/>
      </w:pPr>
      <w:rPr>
        <w:rFonts w:ascii="Wingdings" w:hAnsi="Wingdings" w:cs="Wingdings" w:hint="default"/>
      </w:rPr>
    </w:lvl>
    <w:lvl w:ilvl="3" w:tplc="794A7284">
      <w:start w:val="1"/>
      <w:numFmt w:val="bullet"/>
      <w:lvlText w:val=""/>
      <w:lvlJc w:val="left"/>
      <w:pPr>
        <w:tabs>
          <w:tab w:val="num" w:pos="2880"/>
        </w:tabs>
        <w:ind w:left="2880" w:hanging="360"/>
      </w:pPr>
      <w:rPr>
        <w:rFonts w:ascii="Symbol" w:hAnsi="Symbol" w:cs="Symbol" w:hint="default"/>
      </w:rPr>
    </w:lvl>
    <w:lvl w:ilvl="4" w:tplc="B87E5340">
      <w:start w:val="1"/>
      <w:numFmt w:val="bullet"/>
      <w:lvlText w:val="o"/>
      <w:lvlJc w:val="left"/>
      <w:pPr>
        <w:tabs>
          <w:tab w:val="num" w:pos="3600"/>
        </w:tabs>
        <w:ind w:left="3600" w:hanging="360"/>
      </w:pPr>
      <w:rPr>
        <w:rFonts w:ascii="Courier New" w:hAnsi="Courier New" w:cs="Courier New" w:hint="default"/>
      </w:rPr>
    </w:lvl>
    <w:lvl w:ilvl="5" w:tplc="43568768">
      <w:start w:val="1"/>
      <w:numFmt w:val="bullet"/>
      <w:lvlText w:val=""/>
      <w:lvlJc w:val="left"/>
      <w:pPr>
        <w:tabs>
          <w:tab w:val="num" w:pos="4320"/>
        </w:tabs>
        <w:ind w:left="4320" w:hanging="360"/>
      </w:pPr>
      <w:rPr>
        <w:rFonts w:ascii="Wingdings" w:hAnsi="Wingdings" w:cs="Wingdings" w:hint="default"/>
      </w:rPr>
    </w:lvl>
    <w:lvl w:ilvl="6" w:tplc="FFA4DA96">
      <w:start w:val="1"/>
      <w:numFmt w:val="bullet"/>
      <w:lvlText w:val=""/>
      <w:lvlJc w:val="left"/>
      <w:pPr>
        <w:tabs>
          <w:tab w:val="num" w:pos="5040"/>
        </w:tabs>
        <w:ind w:left="5040" w:hanging="360"/>
      </w:pPr>
      <w:rPr>
        <w:rFonts w:ascii="Symbol" w:hAnsi="Symbol" w:cs="Symbol" w:hint="default"/>
      </w:rPr>
    </w:lvl>
    <w:lvl w:ilvl="7" w:tplc="5F165C3A">
      <w:start w:val="1"/>
      <w:numFmt w:val="bullet"/>
      <w:lvlText w:val="o"/>
      <w:lvlJc w:val="left"/>
      <w:pPr>
        <w:tabs>
          <w:tab w:val="num" w:pos="5760"/>
        </w:tabs>
        <w:ind w:left="5760" w:hanging="360"/>
      </w:pPr>
      <w:rPr>
        <w:rFonts w:ascii="Courier New" w:hAnsi="Courier New" w:cs="Courier New" w:hint="default"/>
      </w:rPr>
    </w:lvl>
    <w:lvl w:ilvl="8" w:tplc="7336572E">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B47C0610"/>
    <w:multiLevelType w:val="hybridMultilevel"/>
    <w:tmpl w:val="41025086"/>
    <w:lvl w:ilvl="0" w:tplc="849AA140">
      <w:start w:val="1"/>
      <w:numFmt w:val="bullet"/>
      <w:lvlText w:val=""/>
      <w:lvlJc w:val="left"/>
      <w:pPr>
        <w:tabs>
          <w:tab w:val="num" w:pos="720"/>
        </w:tabs>
        <w:ind w:left="720" w:hanging="360"/>
      </w:pPr>
      <w:rPr>
        <w:rFonts w:ascii="Symbol" w:hAnsi="Symbol" w:cs="Symbol" w:hint="default"/>
      </w:rPr>
    </w:lvl>
    <w:lvl w:ilvl="1" w:tplc="BDACE542">
      <w:start w:val="1"/>
      <w:numFmt w:val="bullet"/>
      <w:lvlText w:val="o"/>
      <w:lvlJc w:val="left"/>
      <w:pPr>
        <w:tabs>
          <w:tab w:val="num" w:pos="1440"/>
        </w:tabs>
        <w:ind w:left="1440" w:hanging="360"/>
      </w:pPr>
      <w:rPr>
        <w:rFonts w:ascii="Courier New" w:hAnsi="Courier New" w:cs="Courier New" w:hint="default"/>
      </w:rPr>
    </w:lvl>
    <w:lvl w:ilvl="2" w:tplc="DBF4DB5E">
      <w:start w:val="1"/>
      <w:numFmt w:val="bullet"/>
      <w:lvlText w:val=""/>
      <w:lvlJc w:val="left"/>
      <w:pPr>
        <w:tabs>
          <w:tab w:val="num" w:pos="2160"/>
        </w:tabs>
        <w:ind w:left="2160" w:hanging="360"/>
      </w:pPr>
      <w:rPr>
        <w:rFonts w:ascii="Wingdings" w:hAnsi="Wingdings" w:cs="Wingdings" w:hint="default"/>
      </w:rPr>
    </w:lvl>
    <w:lvl w:ilvl="3" w:tplc="57E4197E">
      <w:start w:val="1"/>
      <w:numFmt w:val="bullet"/>
      <w:lvlText w:val=""/>
      <w:lvlJc w:val="left"/>
      <w:pPr>
        <w:tabs>
          <w:tab w:val="num" w:pos="2880"/>
        </w:tabs>
        <w:ind w:left="2880" w:hanging="360"/>
      </w:pPr>
      <w:rPr>
        <w:rFonts w:ascii="Symbol" w:hAnsi="Symbol" w:cs="Symbol" w:hint="default"/>
      </w:rPr>
    </w:lvl>
    <w:lvl w:ilvl="4" w:tplc="735C0892">
      <w:start w:val="1"/>
      <w:numFmt w:val="bullet"/>
      <w:lvlText w:val="o"/>
      <w:lvlJc w:val="left"/>
      <w:pPr>
        <w:tabs>
          <w:tab w:val="num" w:pos="3600"/>
        </w:tabs>
        <w:ind w:left="3600" w:hanging="360"/>
      </w:pPr>
      <w:rPr>
        <w:rFonts w:ascii="Courier New" w:hAnsi="Courier New" w:cs="Courier New" w:hint="default"/>
      </w:rPr>
    </w:lvl>
    <w:lvl w:ilvl="5" w:tplc="3E3A8A44">
      <w:start w:val="1"/>
      <w:numFmt w:val="bullet"/>
      <w:lvlText w:val=""/>
      <w:lvlJc w:val="left"/>
      <w:pPr>
        <w:tabs>
          <w:tab w:val="num" w:pos="4320"/>
        </w:tabs>
        <w:ind w:left="4320" w:hanging="360"/>
      </w:pPr>
      <w:rPr>
        <w:rFonts w:ascii="Wingdings" w:hAnsi="Wingdings" w:cs="Wingdings" w:hint="default"/>
      </w:rPr>
    </w:lvl>
    <w:lvl w:ilvl="6" w:tplc="CF78AB02">
      <w:start w:val="1"/>
      <w:numFmt w:val="bullet"/>
      <w:lvlText w:val=""/>
      <w:lvlJc w:val="left"/>
      <w:pPr>
        <w:tabs>
          <w:tab w:val="num" w:pos="5040"/>
        </w:tabs>
        <w:ind w:left="5040" w:hanging="360"/>
      </w:pPr>
      <w:rPr>
        <w:rFonts w:ascii="Symbol" w:hAnsi="Symbol" w:cs="Symbol" w:hint="default"/>
      </w:rPr>
    </w:lvl>
    <w:lvl w:ilvl="7" w:tplc="1716F196">
      <w:start w:val="1"/>
      <w:numFmt w:val="bullet"/>
      <w:lvlText w:val="o"/>
      <w:lvlJc w:val="left"/>
      <w:pPr>
        <w:tabs>
          <w:tab w:val="num" w:pos="5760"/>
        </w:tabs>
        <w:ind w:left="5760" w:hanging="360"/>
      </w:pPr>
      <w:rPr>
        <w:rFonts w:ascii="Courier New" w:hAnsi="Courier New" w:cs="Courier New" w:hint="default"/>
      </w:rPr>
    </w:lvl>
    <w:lvl w:ilvl="8" w:tplc="B580A2A0">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BC204A33"/>
    <w:multiLevelType w:val="hybridMultilevel"/>
    <w:tmpl w:val="02640AD4"/>
    <w:lvl w:ilvl="0" w:tplc="EAEAAA26">
      <w:start w:val="1"/>
      <w:numFmt w:val="bullet"/>
      <w:lvlText w:val=""/>
      <w:lvlJc w:val="left"/>
      <w:pPr>
        <w:tabs>
          <w:tab w:val="num" w:pos="720"/>
        </w:tabs>
        <w:ind w:left="720" w:hanging="360"/>
      </w:pPr>
      <w:rPr>
        <w:rFonts w:ascii="Symbol" w:hAnsi="Symbol" w:cs="Symbol" w:hint="default"/>
      </w:rPr>
    </w:lvl>
    <w:lvl w:ilvl="1" w:tplc="EE0E41DC">
      <w:start w:val="1"/>
      <w:numFmt w:val="bullet"/>
      <w:lvlText w:val="o"/>
      <w:lvlJc w:val="left"/>
      <w:pPr>
        <w:tabs>
          <w:tab w:val="num" w:pos="1440"/>
        </w:tabs>
        <w:ind w:left="1440" w:hanging="360"/>
      </w:pPr>
      <w:rPr>
        <w:rFonts w:ascii="Courier New" w:hAnsi="Courier New" w:cs="Courier New" w:hint="default"/>
      </w:rPr>
    </w:lvl>
    <w:lvl w:ilvl="2" w:tplc="00D07C18">
      <w:start w:val="1"/>
      <w:numFmt w:val="bullet"/>
      <w:lvlText w:val=""/>
      <w:lvlJc w:val="left"/>
      <w:pPr>
        <w:tabs>
          <w:tab w:val="num" w:pos="2160"/>
        </w:tabs>
        <w:ind w:left="2160" w:hanging="360"/>
      </w:pPr>
      <w:rPr>
        <w:rFonts w:ascii="Wingdings" w:hAnsi="Wingdings" w:cs="Wingdings" w:hint="default"/>
      </w:rPr>
    </w:lvl>
    <w:lvl w:ilvl="3" w:tplc="2AA450BA">
      <w:start w:val="1"/>
      <w:numFmt w:val="bullet"/>
      <w:lvlText w:val=""/>
      <w:lvlJc w:val="left"/>
      <w:pPr>
        <w:tabs>
          <w:tab w:val="num" w:pos="2880"/>
        </w:tabs>
        <w:ind w:left="2880" w:hanging="360"/>
      </w:pPr>
      <w:rPr>
        <w:rFonts w:ascii="Symbol" w:hAnsi="Symbol" w:cs="Symbol" w:hint="default"/>
      </w:rPr>
    </w:lvl>
    <w:lvl w:ilvl="4" w:tplc="688ADD18">
      <w:start w:val="1"/>
      <w:numFmt w:val="bullet"/>
      <w:lvlText w:val="o"/>
      <w:lvlJc w:val="left"/>
      <w:pPr>
        <w:tabs>
          <w:tab w:val="num" w:pos="3600"/>
        </w:tabs>
        <w:ind w:left="3600" w:hanging="360"/>
      </w:pPr>
      <w:rPr>
        <w:rFonts w:ascii="Courier New" w:hAnsi="Courier New" w:cs="Courier New" w:hint="default"/>
      </w:rPr>
    </w:lvl>
    <w:lvl w:ilvl="5" w:tplc="9BC08F88">
      <w:start w:val="1"/>
      <w:numFmt w:val="bullet"/>
      <w:lvlText w:val=""/>
      <w:lvlJc w:val="left"/>
      <w:pPr>
        <w:tabs>
          <w:tab w:val="num" w:pos="4320"/>
        </w:tabs>
        <w:ind w:left="4320" w:hanging="360"/>
      </w:pPr>
      <w:rPr>
        <w:rFonts w:ascii="Wingdings" w:hAnsi="Wingdings" w:cs="Wingdings" w:hint="default"/>
      </w:rPr>
    </w:lvl>
    <w:lvl w:ilvl="6" w:tplc="D24065EA">
      <w:start w:val="1"/>
      <w:numFmt w:val="bullet"/>
      <w:lvlText w:val=""/>
      <w:lvlJc w:val="left"/>
      <w:pPr>
        <w:tabs>
          <w:tab w:val="num" w:pos="5040"/>
        </w:tabs>
        <w:ind w:left="5040" w:hanging="360"/>
      </w:pPr>
      <w:rPr>
        <w:rFonts w:ascii="Symbol" w:hAnsi="Symbol" w:cs="Symbol" w:hint="default"/>
      </w:rPr>
    </w:lvl>
    <w:lvl w:ilvl="7" w:tplc="3D94AEB6">
      <w:start w:val="1"/>
      <w:numFmt w:val="bullet"/>
      <w:lvlText w:val="o"/>
      <w:lvlJc w:val="left"/>
      <w:pPr>
        <w:tabs>
          <w:tab w:val="num" w:pos="5760"/>
        </w:tabs>
        <w:ind w:left="5760" w:hanging="360"/>
      </w:pPr>
      <w:rPr>
        <w:rFonts w:ascii="Courier New" w:hAnsi="Courier New" w:cs="Courier New" w:hint="default"/>
      </w:rPr>
    </w:lvl>
    <w:lvl w:ilvl="8" w:tplc="F9421590">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D7A21CEF"/>
    <w:multiLevelType w:val="hybridMultilevel"/>
    <w:tmpl w:val="3202CB52"/>
    <w:lvl w:ilvl="0" w:tplc="A8F07216">
      <w:start w:val="1"/>
      <w:numFmt w:val="bullet"/>
      <w:lvlText w:val=""/>
      <w:lvlJc w:val="left"/>
      <w:pPr>
        <w:tabs>
          <w:tab w:val="num" w:pos="720"/>
        </w:tabs>
        <w:ind w:left="720" w:hanging="360"/>
      </w:pPr>
      <w:rPr>
        <w:rFonts w:ascii="Symbol" w:hAnsi="Symbol" w:cs="Symbol" w:hint="default"/>
      </w:rPr>
    </w:lvl>
    <w:lvl w:ilvl="1" w:tplc="2C22656E">
      <w:start w:val="1"/>
      <w:numFmt w:val="bullet"/>
      <w:lvlText w:val="o"/>
      <w:lvlJc w:val="left"/>
      <w:pPr>
        <w:tabs>
          <w:tab w:val="num" w:pos="1440"/>
        </w:tabs>
        <w:ind w:left="1440" w:hanging="360"/>
      </w:pPr>
      <w:rPr>
        <w:rFonts w:ascii="Courier New" w:hAnsi="Courier New" w:cs="Courier New" w:hint="default"/>
      </w:rPr>
    </w:lvl>
    <w:lvl w:ilvl="2" w:tplc="B17C93CC">
      <w:start w:val="1"/>
      <w:numFmt w:val="bullet"/>
      <w:lvlText w:val=""/>
      <w:lvlJc w:val="left"/>
      <w:pPr>
        <w:tabs>
          <w:tab w:val="num" w:pos="2160"/>
        </w:tabs>
        <w:ind w:left="2160" w:hanging="360"/>
      </w:pPr>
      <w:rPr>
        <w:rFonts w:ascii="Wingdings" w:hAnsi="Wingdings" w:cs="Wingdings" w:hint="default"/>
      </w:rPr>
    </w:lvl>
    <w:lvl w:ilvl="3" w:tplc="7F0434E4">
      <w:start w:val="1"/>
      <w:numFmt w:val="bullet"/>
      <w:lvlText w:val=""/>
      <w:lvlJc w:val="left"/>
      <w:pPr>
        <w:tabs>
          <w:tab w:val="num" w:pos="2880"/>
        </w:tabs>
        <w:ind w:left="2880" w:hanging="360"/>
      </w:pPr>
      <w:rPr>
        <w:rFonts w:ascii="Symbol" w:hAnsi="Symbol" w:cs="Symbol" w:hint="default"/>
      </w:rPr>
    </w:lvl>
    <w:lvl w:ilvl="4" w:tplc="714C0B7A">
      <w:start w:val="1"/>
      <w:numFmt w:val="bullet"/>
      <w:lvlText w:val="o"/>
      <w:lvlJc w:val="left"/>
      <w:pPr>
        <w:tabs>
          <w:tab w:val="num" w:pos="3600"/>
        </w:tabs>
        <w:ind w:left="3600" w:hanging="360"/>
      </w:pPr>
      <w:rPr>
        <w:rFonts w:ascii="Courier New" w:hAnsi="Courier New" w:cs="Courier New" w:hint="default"/>
      </w:rPr>
    </w:lvl>
    <w:lvl w:ilvl="5" w:tplc="B0B6DB2E">
      <w:start w:val="1"/>
      <w:numFmt w:val="bullet"/>
      <w:lvlText w:val=""/>
      <w:lvlJc w:val="left"/>
      <w:pPr>
        <w:tabs>
          <w:tab w:val="num" w:pos="4320"/>
        </w:tabs>
        <w:ind w:left="4320" w:hanging="360"/>
      </w:pPr>
      <w:rPr>
        <w:rFonts w:ascii="Wingdings" w:hAnsi="Wingdings" w:cs="Wingdings" w:hint="default"/>
      </w:rPr>
    </w:lvl>
    <w:lvl w:ilvl="6" w:tplc="F342C2D2">
      <w:start w:val="1"/>
      <w:numFmt w:val="bullet"/>
      <w:lvlText w:val=""/>
      <w:lvlJc w:val="left"/>
      <w:pPr>
        <w:tabs>
          <w:tab w:val="num" w:pos="5040"/>
        </w:tabs>
        <w:ind w:left="5040" w:hanging="360"/>
      </w:pPr>
      <w:rPr>
        <w:rFonts w:ascii="Symbol" w:hAnsi="Symbol" w:cs="Symbol" w:hint="default"/>
      </w:rPr>
    </w:lvl>
    <w:lvl w:ilvl="7" w:tplc="7B6C6642">
      <w:start w:val="1"/>
      <w:numFmt w:val="bullet"/>
      <w:lvlText w:val="o"/>
      <w:lvlJc w:val="left"/>
      <w:pPr>
        <w:tabs>
          <w:tab w:val="num" w:pos="5760"/>
        </w:tabs>
        <w:ind w:left="5760" w:hanging="360"/>
      </w:pPr>
      <w:rPr>
        <w:rFonts w:ascii="Courier New" w:hAnsi="Courier New" w:cs="Courier New" w:hint="default"/>
      </w:rPr>
    </w:lvl>
    <w:lvl w:ilvl="8" w:tplc="594E8F54">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E0DE2D76"/>
    <w:multiLevelType w:val="hybridMultilevel"/>
    <w:tmpl w:val="0EE854AE"/>
    <w:lvl w:ilvl="0" w:tplc="EB965EAA">
      <w:start w:val="1"/>
      <w:numFmt w:val="bullet"/>
      <w:lvlText w:val=""/>
      <w:lvlJc w:val="left"/>
      <w:pPr>
        <w:tabs>
          <w:tab w:val="num" w:pos="720"/>
        </w:tabs>
        <w:ind w:left="720" w:hanging="360"/>
      </w:pPr>
      <w:rPr>
        <w:rFonts w:ascii="Symbol" w:hAnsi="Symbol" w:cs="Symbol" w:hint="default"/>
      </w:rPr>
    </w:lvl>
    <w:lvl w:ilvl="1" w:tplc="20D4CB4C">
      <w:start w:val="1"/>
      <w:numFmt w:val="bullet"/>
      <w:lvlText w:val="o"/>
      <w:lvlJc w:val="left"/>
      <w:pPr>
        <w:tabs>
          <w:tab w:val="num" w:pos="1440"/>
        </w:tabs>
        <w:ind w:left="1440" w:hanging="360"/>
      </w:pPr>
      <w:rPr>
        <w:rFonts w:ascii="Courier New" w:hAnsi="Courier New" w:cs="Courier New" w:hint="default"/>
      </w:rPr>
    </w:lvl>
    <w:lvl w:ilvl="2" w:tplc="9C0E6F02">
      <w:start w:val="1"/>
      <w:numFmt w:val="bullet"/>
      <w:lvlText w:val=""/>
      <w:lvlJc w:val="left"/>
      <w:pPr>
        <w:tabs>
          <w:tab w:val="num" w:pos="2160"/>
        </w:tabs>
        <w:ind w:left="2160" w:hanging="360"/>
      </w:pPr>
      <w:rPr>
        <w:rFonts w:ascii="Wingdings" w:hAnsi="Wingdings" w:cs="Wingdings" w:hint="default"/>
      </w:rPr>
    </w:lvl>
    <w:lvl w:ilvl="3" w:tplc="09D23B52">
      <w:start w:val="1"/>
      <w:numFmt w:val="bullet"/>
      <w:lvlText w:val=""/>
      <w:lvlJc w:val="left"/>
      <w:pPr>
        <w:tabs>
          <w:tab w:val="num" w:pos="2880"/>
        </w:tabs>
        <w:ind w:left="2880" w:hanging="360"/>
      </w:pPr>
      <w:rPr>
        <w:rFonts w:ascii="Symbol" w:hAnsi="Symbol" w:cs="Symbol" w:hint="default"/>
      </w:rPr>
    </w:lvl>
    <w:lvl w:ilvl="4" w:tplc="3B4AF7D8">
      <w:start w:val="1"/>
      <w:numFmt w:val="bullet"/>
      <w:lvlText w:val="o"/>
      <w:lvlJc w:val="left"/>
      <w:pPr>
        <w:tabs>
          <w:tab w:val="num" w:pos="3600"/>
        </w:tabs>
        <w:ind w:left="3600" w:hanging="360"/>
      </w:pPr>
      <w:rPr>
        <w:rFonts w:ascii="Courier New" w:hAnsi="Courier New" w:cs="Courier New" w:hint="default"/>
      </w:rPr>
    </w:lvl>
    <w:lvl w:ilvl="5" w:tplc="9CE6B392">
      <w:start w:val="1"/>
      <w:numFmt w:val="bullet"/>
      <w:lvlText w:val=""/>
      <w:lvlJc w:val="left"/>
      <w:pPr>
        <w:tabs>
          <w:tab w:val="num" w:pos="4320"/>
        </w:tabs>
        <w:ind w:left="4320" w:hanging="360"/>
      </w:pPr>
      <w:rPr>
        <w:rFonts w:ascii="Wingdings" w:hAnsi="Wingdings" w:cs="Wingdings" w:hint="default"/>
      </w:rPr>
    </w:lvl>
    <w:lvl w:ilvl="6" w:tplc="9FB2DCDE">
      <w:start w:val="1"/>
      <w:numFmt w:val="bullet"/>
      <w:lvlText w:val=""/>
      <w:lvlJc w:val="left"/>
      <w:pPr>
        <w:tabs>
          <w:tab w:val="num" w:pos="5040"/>
        </w:tabs>
        <w:ind w:left="5040" w:hanging="360"/>
      </w:pPr>
      <w:rPr>
        <w:rFonts w:ascii="Symbol" w:hAnsi="Symbol" w:cs="Symbol" w:hint="default"/>
      </w:rPr>
    </w:lvl>
    <w:lvl w:ilvl="7" w:tplc="CBDAF804">
      <w:start w:val="1"/>
      <w:numFmt w:val="bullet"/>
      <w:lvlText w:val="o"/>
      <w:lvlJc w:val="left"/>
      <w:pPr>
        <w:tabs>
          <w:tab w:val="num" w:pos="5760"/>
        </w:tabs>
        <w:ind w:left="5760" w:hanging="360"/>
      </w:pPr>
      <w:rPr>
        <w:rFonts w:ascii="Courier New" w:hAnsi="Courier New" w:cs="Courier New" w:hint="default"/>
      </w:rPr>
    </w:lvl>
    <w:lvl w:ilvl="8" w:tplc="53A8C042">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E2A96A92"/>
    <w:multiLevelType w:val="hybridMultilevel"/>
    <w:tmpl w:val="57A245EA"/>
    <w:lvl w:ilvl="0" w:tplc="6D46A164">
      <w:start w:val="1"/>
      <w:numFmt w:val="bullet"/>
      <w:lvlText w:val=""/>
      <w:lvlJc w:val="left"/>
      <w:pPr>
        <w:tabs>
          <w:tab w:val="num" w:pos="720"/>
        </w:tabs>
        <w:ind w:left="720" w:hanging="360"/>
      </w:pPr>
      <w:rPr>
        <w:rFonts w:ascii="Symbol" w:hAnsi="Symbol" w:cs="Symbol" w:hint="default"/>
      </w:rPr>
    </w:lvl>
    <w:lvl w:ilvl="1" w:tplc="2AC07D56">
      <w:start w:val="1"/>
      <w:numFmt w:val="bullet"/>
      <w:lvlText w:val="o"/>
      <w:lvlJc w:val="left"/>
      <w:pPr>
        <w:tabs>
          <w:tab w:val="num" w:pos="1440"/>
        </w:tabs>
        <w:ind w:left="1440" w:hanging="360"/>
      </w:pPr>
      <w:rPr>
        <w:rFonts w:ascii="Courier New" w:hAnsi="Courier New" w:cs="Courier New" w:hint="default"/>
      </w:rPr>
    </w:lvl>
    <w:lvl w:ilvl="2" w:tplc="B9DA83B4">
      <w:start w:val="1"/>
      <w:numFmt w:val="bullet"/>
      <w:lvlText w:val=""/>
      <w:lvlJc w:val="left"/>
      <w:pPr>
        <w:tabs>
          <w:tab w:val="num" w:pos="2160"/>
        </w:tabs>
        <w:ind w:left="2160" w:hanging="360"/>
      </w:pPr>
      <w:rPr>
        <w:rFonts w:ascii="Wingdings" w:hAnsi="Wingdings" w:cs="Wingdings" w:hint="default"/>
      </w:rPr>
    </w:lvl>
    <w:lvl w:ilvl="3" w:tplc="19588764">
      <w:start w:val="1"/>
      <w:numFmt w:val="bullet"/>
      <w:lvlText w:val=""/>
      <w:lvlJc w:val="left"/>
      <w:pPr>
        <w:tabs>
          <w:tab w:val="num" w:pos="2880"/>
        </w:tabs>
        <w:ind w:left="2880" w:hanging="360"/>
      </w:pPr>
      <w:rPr>
        <w:rFonts w:ascii="Symbol" w:hAnsi="Symbol" w:cs="Symbol" w:hint="default"/>
      </w:rPr>
    </w:lvl>
    <w:lvl w:ilvl="4" w:tplc="8C7855D2">
      <w:start w:val="1"/>
      <w:numFmt w:val="bullet"/>
      <w:lvlText w:val="o"/>
      <w:lvlJc w:val="left"/>
      <w:pPr>
        <w:tabs>
          <w:tab w:val="num" w:pos="3600"/>
        </w:tabs>
        <w:ind w:left="3600" w:hanging="360"/>
      </w:pPr>
      <w:rPr>
        <w:rFonts w:ascii="Courier New" w:hAnsi="Courier New" w:cs="Courier New" w:hint="default"/>
      </w:rPr>
    </w:lvl>
    <w:lvl w:ilvl="5" w:tplc="C6AC6F56">
      <w:start w:val="1"/>
      <w:numFmt w:val="bullet"/>
      <w:lvlText w:val=""/>
      <w:lvlJc w:val="left"/>
      <w:pPr>
        <w:tabs>
          <w:tab w:val="num" w:pos="4320"/>
        </w:tabs>
        <w:ind w:left="4320" w:hanging="360"/>
      </w:pPr>
      <w:rPr>
        <w:rFonts w:ascii="Wingdings" w:hAnsi="Wingdings" w:cs="Wingdings" w:hint="default"/>
      </w:rPr>
    </w:lvl>
    <w:lvl w:ilvl="6" w:tplc="AE36F838">
      <w:start w:val="1"/>
      <w:numFmt w:val="bullet"/>
      <w:lvlText w:val=""/>
      <w:lvlJc w:val="left"/>
      <w:pPr>
        <w:tabs>
          <w:tab w:val="num" w:pos="5040"/>
        </w:tabs>
        <w:ind w:left="5040" w:hanging="360"/>
      </w:pPr>
      <w:rPr>
        <w:rFonts w:ascii="Symbol" w:hAnsi="Symbol" w:cs="Symbol" w:hint="default"/>
      </w:rPr>
    </w:lvl>
    <w:lvl w:ilvl="7" w:tplc="1262A286">
      <w:start w:val="1"/>
      <w:numFmt w:val="bullet"/>
      <w:lvlText w:val="o"/>
      <w:lvlJc w:val="left"/>
      <w:pPr>
        <w:tabs>
          <w:tab w:val="num" w:pos="5760"/>
        </w:tabs>
        <w:ind w:left="5760" w:hanging="360"/>
      </w:pPr>
      <w:rPr>
        <w:rFonts w:ascii="Courier New" w:hAnsi="Courier New" w:cs="Courier New" w:hint="default"/>
      </w:rPr>
    </w:lvl>
    <w:lvl w:ilvl="8" w:tplc="7ADCD2A2">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E79E6A17"/>
    <w:multiLevelType w:val="hybridMultilevel"/>
    <w:tmpl w:val="D682BDDA"/>
    <w:lvl w:ilvl="0" w:tplc="E83CFA30">
      <w:start w:val="1"/>
      <w:numFmt w:val="bullet"/>
      <w:lvlText w:val=""/>
      <w:lvlJc w:val="left"/>
      <w:pPr>
        <w:tabs>
          <w:tab w:val="num" w:pos="720"/>
        </w:tabs>
        <w:ind w:left="720" w:hanging="360"/>
      </w:pPr>
      <w:rPr>
        <w:rFonts w:ascii="Symbol" w:hAnsi="Symbol" w:cs="Symbol" w:hint="default"/>
      </w:rPr>
    </w:lvl>
    <w:lvl w:ilvl="1" w:tplc="A5425F88">
      <w:start w:val="1"/>
      <w:numFmt w:val="bullet"/>
      <w:lvlText w:val="o"/>
      <w:lvlJc w:val="left"/>
      <w:pPr>
        <w:tabs>
          <w:tab w:val="num" w:pos="1440"/>
        </w:tabs>
        <w:ind w:left="1440" w:hanging="360"/>
      </w:pPr>
      <w:rPr>
        <w:rFonts w:ascii="Courier New" w:hAnsi="Courier New" w:cs="Courier New" w:hint="default"/>
      </w:rPr>
    </w:lvl>
    <w:lvl w:ilvl="2" w:tplc="75CA26AE">
      <w:start w:val="1"/>
      <w:numFmt w:val="bullet"/>
      <w:lvlText w:val=""/>
      <w:lvlJc w:val="left"/>
      <w:pPr>
        <w:tabs>
          <w:tab w:val="num" w:pos="2160"/>
        </w:tabs>
        <w:ind w:left="2160" w:hanging="360"/>
      </w:pPr>
      <w:rPr>
        <w:rFonts w:ascii="Wingdings" w:hAnsi="Wingdings" w:cs="Wingdings" w:hint="default"/>
      </w:rPr>
    </w:lvl>
    <w:lvl w:ilvl="3" w:tplc="5190806C">
      <w:start w:val="1"/>
      <w:numFmt w:val="bullet"/>
      <w:lvlText w:val=""/>
      <w:lvlJc w:val="left"/>
      <w:pPr>
        <w:tabs>
          <w:tab w:val="num" w:pos="2880"/>
        </w:tabs>
        <w:ind w:left="2880" w:hanging="360"/>
      </w:pPr>
      <w:rPr>
        <w:rFonts w:ascii="Symbol" w:hAnsi="Symbol" w:cs="Symbol" w:hint="default"/>
      </w:rPr>
    </w:lvl>
    <w:lvl w:ilvl="4" w:tplc="4AF02E0E">
      <w:start w:val="1"/>
      <w:numFmt w:val="bullet"/>
      <w:lvlText w:val="o"/>
      <w:lvlJc w:val="left"/>
      <w:pPr>
        <w:tabs>
          <w:tab w:val="num" w:pos="3600"/>
        </w:tabs>
        <w:ind w:left="3600" w:hanging="360"/>
      </w:pPr>
      <w:rPr>
        <w:rFonts w:ascii="Courier New" w:hAnsi="Courier New" w:cs="Courier New" w:hint="default"/>
      </w:rPr>
    </w:lvl>
    <w:lvl w:ilvl="5" w:tplc="29C032FE">
      <w:start w:val="1"/>
      <w:numFmt w:val="bullet"/>
      <w:lvlText w:val=""/>
      <w:lvlJc w:val="left"/>
      <w:pPr>
        <w:tabs>
          <w:tab w:val="num" w:pos="4320"/>
        </w:tabs>
        <w:ind w:left="4320" w:hanging="360"/>
      </w:pPr>
      <w:rPr>
        <w:rFonts w:ascii="Wingdings" w:hAnsi="Wingdings" w:cs="Wingdings" w:hint="default"/>
      </w:rPr>
    </w:lvl>
    <w:lvl w:ilvl="6" w:tplc="BBB45C22">
      <w:start w:val="1"/>
      <w:numFmt w:val="bullet"/>
      <w:lvlText w:val=""/>
      <w:lvlJc w:val="left"/>
      <w:pPr>
        <w:tabs>
          <w:tab w:val="num" w:pos="5040"/>
        </w:tabs>
        <w:ind w:left="5040" w:hanging="360"/>
      </w:pPr>
      <w:rPr>
        <w:rFonts w:ascii="Symbol" w:hAnsi="Symbol" w:cs="Symbol" w:hint="default"/>
      </w:rPr>
    </w:lvl>
    <w:lvl w:ilvl="7" w:tplc="F8268F82">
      <w:start w:val="1"/>
      <w:numFmt w:val="bullet"/>
      <w:lvlText w:val="o"/>
      <w:lvlJc w:val="left"/>
      <w:pPr>
        <w:tabs>
          <w:tab w:val="num" w:pos="5760"/>
        </w:tabs>
        <w:ind w:left="5760" w:hanging="360"/>
      </w:pPr>
      <w:rPr>
        <w:rFonts w:ascii="Courier New" w:hAnsi="Courier New" w:cs="Courier New" w:hint="default"/>
      </w:rPr>
    </w:lvl>
    <w:lvl w:ilvl="8" w:tplc="D03C3F10">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EC0C0DB1"/>
    <w:multiLevelType w:val="hybridMultilevel"/>
    <w:tmpl w:val="752C89DC"/>
    <w:lvl w:ilvl="0" w:tplc="534616BE">
      <w:start w:val="1"/>
      <w:numFmt w:val="bullet"/>
      <w:lvlText w:val=""/>
      <w:lvlJc w:val="left"/>
      <w:pPr>
        <w:tabs>
          <w:tab w:val="num" w:pos="720"/>
        </w:tabs>
        <w:ind w:left="720" w:hanging="360"/>
      </w:pPr>
      <w:rPr>
        <w:rFonts w:ascii="Symbol" w:hAnsi="Symbol" w:cs="Symbol" w:hint="default"/>
      </w:rPr>
    </w:lvl>
    <w:lvl w:ilvl="1" w:tplc="DCC4D17C">
      <w:start w:val="1"/>
      <w:numFmt w:val="bullet"/>
      <w:lvlText w:val="o"/>
      <w:lvlJc w:val="left"/>
      <w:pPr>
        <w:tabs>
          <w:tab w:val="num" w:pos="1440"/>
        </w:tabs>
        <w:ind w:left="1440" w:hanging="360"/>
      </w:pPr>
      <w:rPr>
        <w:rFonts w:ascii="Courier New" w:hAnsi="Courier New" w:cs="Courier New" w:hint="default"/>
      </w:rPr>
    </w:lvl>
    <w:lvl w:ilvl="2" w:tplc="09D45DB6">
      <w:start w:val="1"/>
      <w:numFmt w:val="bullet"/>
      <w:lvlText w:val=""/>
      <w:lvlJc w:val="left"/>
      <w:pPr>
        <w:tabs>
          <w:tab w:val="num" w:pos="2160"/>
        </w:tabs>
        <w:ind w:left="2160" w:hanging="360"/>
      </w:pPr>
      <w:rPr>
        <w:rFonts w:ascii="Wingdings" w:hAnsi="Wingdings" w:cs="Wingdings" w:hint="default"/>
      </w:rPr>
    </w:lvl>
    <w:lvl w:ilvl="3" w:tplc="78501946">
      <w:start w:val="1"/>
      <w:numFmt w:val="bullet"/>
      <w:lvlText w:val=""/>
      <w:lvlJc w:val="left"/>
      <w:pPr>
        <w:tabs>
          <w:tab w:val="num" w:pos="2880"/>
        </w:tabs>
        <w:ind w:left="2880" w:hanging="360"/>
      </w:pPr>
      <w:rPr>
        <w:rFonts w:ascii="Symbol" w:hAnsi="Symbol" w:cs="Symbol" w:hint="default"/>
      </w:rPr>
    </w:lvl>
    <w:lvl w:ilvl="4" w:tplc="F646815A">
      <w:start w:val="1"/>
      <w:numFmt w:val="bullet"/>
      <w:lvlText w:val="o"/>
      <w:lvlJc w:val="left"/>
      <w:pPr>
        <w:tabs>
          <w:tab w:val="num" w:pos="3600"/>
        </w:tabs>
        <w:ind w:left="3600" w:hanging="360"/>
      </w:pPr>
      <w:rPr>
        <w:rFonts w:ascii="Courier New" w:hAnsi="Courier New" w:cs="Courier New" w:hint="default"/>
      </w:rPr>
    </w:lvl>
    <w:lvl w:ilvl="5" w:tplc="D470514A">
      <w:start w:val="1"/>
      <w:numFmt w:val="bullet"/>
      <w:lvlText w:val=""/>
      <w:lvlJc w:val="left"/>
      <w:pPr>
        <w:tabs>
          <w:tab w:val="num" w:pos="4320"/>
        </w:tabs>
        <w:ind w:left="4320" w:hanging="360"/>
      </w:pPr>
      <w:rPr>
        <w:rFonts w:ascii="Wingdings" w:hAnsi="Wingdings" w:cs="Wingdings" w:hint="default"/>
      </w:rPr>
    </w:lvl>
    <w:lvl w:ilvl="6" w:tplc="1A0A3CEA">
      <w:start w:val="1"/>
      <w:numFmt w:val="bullet"/>
      <w:lvlText w:val=""/>
      <w:lvlJc w:val="left"/>
      <w:pPr>
        <w:tabs>
          <w:tab w:val="num" w:pos="5040"/>
        </w:tabs>
        <w:ind w:left="5040" w:hanging="360"/>
      </w:pPr>
      <w:rPr>
        <w:rFonts w:ascii="Symbol" w:hAnsi="Symbol" w:cs="Symbol" w:hint="default"/>
      </w:rPr>
    </w:lvl>
    <w:lvl w:ilvl="7" w:tplc="4E7C45E2">
      <w:start w:val="1"/>
      <w:numFmt w:val="bullet"/>
      <w:lvlText w:val="o"/>
      <w:lvlJc w:val="left"/>
      <w:pPr>
        <w:tabs>
          <w:tab w:val="num" w:pos="5760"/>
        </w:tabs>
        <w:ind w:left="5760" w:hanging="360"/>
      </w:pPr>
      <w:rPr>
        <w:rFonts w:ascii="Courier New" w:hAnsi="Courier New" w:cs="Courier New" w:hint="default"/>
      </w:rPr>
    </w:lvl>
    <w:lvl w:ilvl="8" w:tplc="5C98AB6E">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FA15F6AE"/>
    <w:multiLevelType w:val="hybridMultilevel"/>
    <w:tmpl w:val="EB5CEFFE"/>
    <w:lvl w:ilvl="0" w:tplc="7550EEA0">
      <w:start w:val="1"/>
      <w:numFmt w:val="bullet"/>
      <w:lvlText w:val=""/>
      <w:lvlJc w:val="left"/>
      <w:pPr>
        <w:tabs>
          <w:tab w:val="num" w:pos="720"/>
        </w:tabs>
        <w:ind w:left="720" w:hanging="360"/>
      </w:pPr>
      <w:rPr>
        <w:rFonts w:ascii="Symbol" w:hAnsi="Symbol" w:cs="Symbol" w:hint="default"/>
      </w:rPr>
    </w:lvl>
    <w:lvl w:ilvl="1" w:tplc="1BFE42B0">
      <w:start w:val="1"/>
      <w:numFmt w:val="bullet"/>
      <w:lvlText w:val="o"/>
      <w:lvlJc w:val="left"/>
      <w:pPr>
        <w:tabs>
          <w:tab w:val="num" w:pos="1440"/>
        </w:tabs>
        <w:ind w:left="1440" w:hanging="360"/>
      </w:pPr>
      <w:rPr>
        <w:rFonts w:ascii="Courier New" w:hAnsi="Courier New" w:cs="Courier New" w:hint="default"/>
      </w:rPr>
    </w:lvl>
    <w:lvl w:ilvl="2" w:tplc="CE900E62">
      <w:start w:val="1"/>
      <w:numFmt w:val="bullet"/>
      <w:lvlText w:val=""/>
      <w:lvlJc w:val="left"/>
      <w:pPr>
        <w:tabs>
          <w:tab w:val="num" w:pos="2160"/>
        </w:tabs>
        <w:ind w:left="2160" w:hanging="360"/>
      </w:pPr>
      <w:rPr>
        <w:rFonts w:ascii="Wingdings" w:hAnsi="Wingdings" w:cs="Wingdings" w:hint="default"/>
      </w:rPr>
    </w:lvl>
    <w:lvl w:ilvl="3" w:tplc="2B8A90C8">
      <w:start w:val="1"/>
      <w:numFmt w:val="bullet"/>
      <w:lvlText w:val=""/>
      <w:lvlJc w:val="left"/>
      <w:pPr>
        <w:tabs>
          <w:tab w:val="num" w:pos="2880"/>
        </w:tabs>
        <w:ind w:left="2880" w:hanging="360"/>
      </w:pPr>
      <w:rPr>
        <w:rFonts w:ascii="Symbol" w:hAnsi="Symbol" w:cs="Symbol" w:hint="default"/>
      </w:rPr>
    </w:lvl>
    <w:lvl w:ilvl="4" w:tplc="EB34E9E0">
      <w:start w:val="1"/>
      <w:numFmt w:val="bullet"/>
      <w:lvlText w:val="o"/>
      <w:lvlJc w:val="left"/>
      <w:pPr>
        <w:tabs>
          <w:tab w:val="num" w:pos="3600"/>
        </w:tabs>
        <w:ind w:left="3600" w:hanging="360"/>
      </w:pPr>
      <w:rPr>
        <w:rFonts w:ascii="Courier New" w:hAnsi="Courier New" w:cs="Courier New" w:hint="default"/>
      </w:rPr>
    </w:lvl>
    <w:lvl w:ilvl="5" w:tplc="C07CCECE">
      <w:start w:val="1"/>
      <w:numFmt w:val="bullet"/>
      <w:lvlText w:val=""/>
      <w:lvlJc w:val="left"/>
      <w:pPr>
        <w:tabs>
          <w:tab w:val="num" w:pos="4320"/>
        </w:tabs>
        <w:ind w:left="4320" w:hanging="360"/>
      </w:pPr>
      <w:rPr>
        <w:rFonts w:ascii="Wingdings" w:hAnsi="Wingdings" w:cs="Wingdings" w:hint="default"/>
      </w:rPr>
    </w:lvl>
    <w:lvl w:ilvl="6" w:tplc="4808C2CE">
      <w:start w:val="1"/>
      <w:numFmt w:val="bullet"/>
      <w:lvlText w:val=""/>
      <w:lvlJc w:val="left"/>
      <w:pPr>
        <w:tabs>
          <w:tab w:val="num" w:pos="5040"/>
        </w:tabs>
        <w:ind w:left="5040" w:hanging="360"/>
      </w:pPr>
      <w:rPr>
        <w:rFonts w:ascii="Symbol" w:hAnsi="Symbol" w:cs="Symbol" w:hint="default"/>
      </w:rPr>
    </w:lvl>
    <w:lvl w:ilvl="7" w:tplc="FAE6014E">
      <w:start w:val="1"/>
      <w:numFmt w:val="bullet"/>
      <w:lvlText w:val="o"/>
      <w:lvlJc w:val="left"/>
      <w:pPr>
        <w:tabs>
          <w:tab w:val="num" w:pos="5760"/>
        </w:tabs>
        <w:ind w:left="5760" w:hanging="360"/>
      </w:pPr>
      <w:rPr>
        <w:rFonts w:ascii="Courier New" w:hAnsi="Courier New" w:cs="Courier New" w:hint="default"/>
      </w:rPr>
    </w:lvl>
    <w:lvl w:ilvl="8" w:tplc="803288F6">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08097848"/>
    <w:multiLevelType w:val="multilevel"/>
    <w:tmpl w:val="6E18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16294"/>
    <w:multiLevelType w:val="hybridMultilevel"/>
    <w:tmpl w:val="09B4A3EA"/>
    <w:lvl w:ilvl="0" w:tplc="E3305ED6">
      <w:start w:val="1"/>
      <w:numFmt w:val="bullet"/>
      <w:lvlText w:val=""/>
      <w:lvlJc w:val="left"/>
      <w:pPr>
        <w:tabs>
          <w:tab w:val="num" w:pos="720"/>
        </w:tabs>
        <w:ind w:left="720" w:hanging="360"/>
      </w:pPr>
      <w:rPr>
        <w:rFonts w:ascii="Symbol" w:hAnsi="Symbol" w:cs="Symbol" w:hint="default"/>
      </w:rPr>
    </w:lvl>
    <w:lvl w:ilvl="1" w:tplc="BE56895C">
      <w:start w:val="1"/>
      <w:numFmt w:val="bullet"/>
      <w:lvlText w:val="o"/>
      <w:lvlJc w:val="left"/>
      <w:pPr>
        <w:tabs>
          <w:tab w:val="num" w:pos="1440"/>
        </w:tabs>
        <w:ind w:left="1440" w:hanging="360"/>
      </w:pPr>
      <w:rPr>
        <w:rFonts w:ascii="Courier New" w:hAnsi="Courier New" w:cs="Courier New" w:hint="default"/>
      </w:rPr>
    </w:lvl>
    <w:lvl w:ilvl="2" w:tplc="281E4F7C">
      <w:start w:val="1"/>
      <w:numFmt w:val="bullet"/>
      <w:lvlText w:val=""/>
      <w:lvlJc w:val="left"/>
      <w:pPr>
        <w:tabs>
          <w:tab w:val="num" w:pos="2160"/>
        </w:tabs>
        <w:ind w:left="2160" w:hanging="360"/>
      </w:pPr>
      <w:rPr>
        <w:rFonts w:ascii="Wingdings" w:hAnsi="Wingdings" w:cs="Wingdings" w:hint="default"/>
      </w:rPr>
    </w:lvl>
    <w:lvl w:ilvl="3" w:tplc="C7B05DFA">
      <w:start w:val="1"/>
      <w:numFmt w:val="bullet"/>
      <w:lvlText w:val=""/>
      <w:lvlJc w:val="left"/>
      <w:pPr>
        <w:tabs>
          <w:tab w:val="num" w:pos="2880"/>
        </w:tabs>
        <w:ind w:left="2880" w:hanging="360"/>
      </w:pPr>
      <w:rPr>
        <w:rFonts w:ascii="Symbol" w:hAnsi="Symbol" w:cs="Symbol" w:hint="default"/>
      </w:rPr>
    </w:lvl>
    <w:lvl w:ilvl="4" w:tplc="9CEC78DC">
      <w:start w:val="1"/>
      <w:numFmt w:val="bullet"/>
      <w:lvlText w:val="o"/>
      <w:lvlJc w:val="left"/>
      <w:pPr>
        <w:tabs>
          <w:tab w:val="num" w:pos="3600"/>
        </w:tabs>
        <w:ind w:left="3600" w:hanging="360"/>
      </w:pPr>
      <w:rPr>
        <w:rFonts w:ascii="Courier New" w:hAnsi="Courier New" w:cs="Courier New" w:hint="default"/>
      </w:rPr>
    </w:lvl>
    <w:lvl w:ilvl="5" w:tplc="324C1160">
      <w:start w:val="1"/>
      <w:numFmt w:val="bullet"/>
      <w:lvlText w:val=""/>
      <w:lvlJc w:val="left"/>
      <w:pPr>
        <w:tabs>
          <w:tab w:val="num" w:pos="4320"/>
        </w:tabs>
        <w:ind w:left="4320" w:hanging="360"/>
      </w:pPr>
      <w:rPr>
        <w:rFonts w:ascii="Wingdings" w:hAnsi="Wingdings" w:cs="Wingdings" w:hint="default"/>
      </w:rPr>
    </w:lvl>
    <w:lvl w:ilvl="6" w:tplc="DCBA7CEC">
      <w:start w:val="1"/>
      <w:numFmt w:val="bullet"/>
      <w:lvlText w:val=""/>
      <w:lvlJc w:val="left"/>
      <w:pPr>
        <w:tabs>
          <w:tab w:val="num" w:pos="5040"/>
        </w:tabs>
        <w:ind w:left="5040" w:hanging="360"/>
      </w:pPr>
      <w:rPr>
        <w:rFonts w:ascii="Symbol" w:hAnsi="Symbol" w:cs="Symbol" w:hint="default"/>
      </w:rPr>
    </w:lvl>
    <w:lvl w:ilvl="7" w:tplc="C592E856">
      <w:start w:val="1"/>
      <w:numFmt w:val="bullet"/>
      <w:lvlText w:val="o"/>
      <w:lvlJc w:val="left"/>
      <w:pPr>
        <w:tabs>
          <w:tab w:val="num" w:pos="5760"/>
        </w:tabs>
        <w:ind w:left="5760" w:hanging="360"/>
      </w:pPr>
      <w:rPr>
        <w:rFonts w:ascii="Courier New" w:hAnsi="Courier New" w:cs="Courier New" w:hint="default"/>
      </w:rPr>
    </w:lvl>
    <w:lvl w:ilvl="8" w:tplc="B6988052">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09472411"/>
    <w:multiLevelType w:val="hybridMultilevel"/>
    <w:tmpl w:val="5552A77E"/>
    <w:lvl w:ilvl="0" w:tplc="FB6AD912">
      <w:start w:val="1"/>
      <w:numFmt w:val="bullet"/>
      <w:lvlText w:val=""/>
      <w:lvlJc w:val="left"/>
      <w:pPr>
        <w:tabs>
          <w:tab w:val="num" w:pos="720"/>
        </w:tabs>
        <w:ind w:left="720" w:hanging="360"/>
      </w:pPr>
      <w:rPr>
        <w:rFonts w:ascii="Symbol" w:hAnsi="Symbol" w:cs="Symbol" w:hint="default"/>
      </w:rPr>
    </w:lvl>
    <w:lvl w:ilvl="1" w:tplc="48B0D554">
      <w:start w:val="1"/>
      <w:numFmt w:val="bullet"/>
      <w:lvlText w:val="o"/>
      <w:lvlJc w:val="left"/>
      <w:pPr>
        <w:tabs>
          <w:tab w:val="num" w:pos="1440"/>
        </w:tabs>
        <w:ind w:left="1440" w:hanging="360"/>
      </w:pPr>
      <w:rPr>
        <w:rFonts w:ascii="Courier New" w:hAnsi="Courier New" w:cs="Courier New" w:hint="default"/>
      </w:rPr>
    </w:lvl>
    <w:lvl w:ilvl="2" w:tplc="B99620D4">
      <w:start w:val="1"/>
      <w:numFmt w:val="bullet"/>
      <w:lvlText w:val=""/>
      <w:lvlJc w:val="left"/>
      <w:pPr>
        <w:tabs>
          <w:tab w:val="num" w:pos="2160"/>
        </w:tabs>
        <w:ind w:left="2160" w:hanging="360"/>
      </w:pPr>
      <w:rPr>
        <w:rFonts w:ascii="Wingdings" w:hAnsi="Wingdings" w:cs="Wingdings" w:hint="default"/>
      </w:rPr>
    </w:lvl>
    <w:lvl w:ilvl="3" w:tplc="BF6AF27E">
      <w:start w:val="1"/>
      <w:numFmt w:val="bullet"/>
      <w:lvlText w:val=""/>
      <w:lvlJc w:val="left"/>
      <w:pPr>
        <w:tabs>
          <w:tab w:val="num" w:pos="2880"/>
        </w:tabs>
        <w:ind w:left="2880" w:hanging="360"/>
      </w:pPr>
      <w:rPr>
        <w:rFonts w:ascii="Symbol" w:hAnsi="Symbol" w:cs="Symbol" w:hint="default"/>
      </w:rPr>
    </w:lvl>
    <w:lvl w:ilvl="4" w:tplc="8EF84076">
      <w:start w:val="1"/>
      <w:numFmt w:val="bullet"/>
      <w:lvlText w:val="o"/>
      <w:lvlJc w:val="left"/>
      <w:pPr>
        <w:tabs>
          <w:tab w:val="num" w:pos="3600"/>
        </w:tabs>
        <w:ind w:left="3600" w:hanging="360"/>
      </w:pPr>
      <w:rPr>
        <w:rFonts w:ascii="Courier New" w:hAnsi="Courier New" w:cs="Courier New" w:hint="default"/>
      </w:rPr>
    </w:lvl>
    <w:lvl w:ilvl="5" w:tplc="78C47398">
      <w:start w:val="1"/>
      <w:numFmt w:val="bullet"/>
      <w:lvlText w:val=""/>
      <w:lvlJc w:val="left"/>
      <w:pPr>
        <w:tabs>
          <w:tab w:val="num" w:pos="4320"/>
        </w:tabs>
        <w:ind w:left="4320" w:hanging="360"/>
      </w:pPr>
      <w:rPr>
        <w:rFonts w:ascii="Wingdings" w:hAnsi="Wingdings" w:cs="Wingdings" w:hint="default"/>
      </w:rPr>
    </w:lvl>
    <w:lvl w:ilvl="6" w:tplc="1B140E72">
      <w:start w:val="1"/>
      <w:numFmt w:val="bullet"/>
      <w:lvlText w:val=""/>
      <w:lvlJc w:val="left"/>
      <w:pPr>
        <w:tabs>
          <w:tab w:val="num" w:pos="5040"/>
        </w:tabs>
        <w:ind w:left="5040" w:hanging="360"/>
      </w:pPr>
      <w:rPr>
        <w:rFonts w:ascii="Symbol" w:hAnsi="Symbol" w:cs="Symbol" w:hint="default"/>
      </w:rPr>
    </w:lvl>
    <w:lvl w:ilvl="7" w:tplc="67E413B2">
      <w:start w:val="1"/>
      <w:numFmt w:val="bullet"/>
      <w:lvlText w:val="o"/>
      <w:lvlJc w:val="left"/>
      <w:pPr>
        <w:tabs>
          <w:tab w:val="num" w:pos="5760"/>
        </w:tabs>
        <w:ind w:left="5760" w:hanging="360"/>
      </w:pPr>
      <w:rPr>
        <w:rFonts w:ascii="Courier New" w:hAnsi="Courier New" w:cs="Courier New" w:hint="default"/>
      </w:rPr>
    </w:lvl>
    <w:lvl w:ilvl="8" w:tplc="D9F88252">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19DBDF60"/>
    <w:multiLevelType w:val="hybridMultilevel"/>
    <w:tmpl w:val="D758F59A"/>
    <w:lvl w:ilvl="0" w:tplc="B0C4DBE4">
      <w:start w:val="1"/>
      <w:numFmt w:val="bullet"/>
      <w:lvlText w:val=""/>
      <w:lvlJc w:val="left"/>
      <w:pPr>
        <w:tabs>
          <w:tab w:val="num" w:pos="720"/>
        </w:tabs>
        <w:ind w:left="720" w:hanging="360"/>
      </w:pPr>
      <w:rPr>
        <w:rFonts w:ascii="Symbol" w:hAnsi="Symbol" w:cs="Symbol" w:hint="default"/>
      </w:rPr>
    </w:lvl>
    <w:lvl w:ilvl="1" w:tplc="5FA6CAC6">
      <w:start w:val="1"/>
      <w:numFmt w:val="bullet"/>
      <w:lvlText w:val="o"/>
      <w:lvlJc w:val="left"/>
      <w:pPr>
        <w:tabs>
          <w:tab w:val="num" w:pos="1440"/>
        </w:tabs>
        <w:ind w:left="1440" w:hanging="360"/>
      </w:pPr>
      <w:rPr>
        <w:rFonts w:ascii="Courier New" w:hAnsi="Courier New" w:cs="Courier New" w:hint="default"/>
      </w:rPr>
    </w:lvl>
    <w:lvl w:ilvl="2" w:tplc="9BCEDCAC">
      <w:start w:val="1"/>
      <w:numFmt w:val="bullet"/>
      <w:lvlText w:val=""/>
      <w:lvlJc w:val="left"/>
      <w:pPr>
        <w:tabs>
          <w:tab w:val="num" w:pos="2160"/>
        </w:tabs>
        <w:ind w:left="2160" w:hanging="360"/>
      </w:pPr>
      <w:rPr>
        <w:rFonts w:ascii="Wingdings" w:hAnsi="Wingdings" w:cs="Wingdings" w:hint="default"/>
      </w:rPr>
    </w:lvl>
    <w:lvl w:ilvl="3" w:tplc="58EE163E">
      <w:start w:val="1"/>
      <w:numFmt w:val="bullet"/>
      <w:lvlText w:val=""/>
      <w:lvlJc w:val="left"/>
      <w:pPr>
        <w:tabs>
          <w:tab w:val="num" w:pos="2880"/>
        </w:tabs>
        <w:ind w:left="2880" w:hanging="360"/>
      </w:pPr>
      <w:rPr>
        <w:rFonts w:ascii="Symbol" w:hAnsi="Symbol" w:cs="Symbol" w:hint="default"/>
      </w:rPr>
    </w:lvl>
    <w:lvl w:ilvl="4" w:tplc="94B0C42A">
      <w:start w:val="1"/>
      <w:numFmt w:val="bullet"/>
      <w:lvlText w:val="o"/>
      <w:lvlJc w:val="left"/>
      <w:pPr>
        <w:tabs>
          <w:tab w:val="num" w:pos="3600"/>
        </w:tabs>
        <w:ind w:left="3600" w:hanging="360"/>
      </w:pPr>
      <w:rPr>
        <w:rFonts w:ascii="Courier New" w:hAnsi="Courier New" w:cs="Courier New" w:hint="default"/>
      </w:rPr>
    </w:lvl>
    <w:lvl w:ilvl="5" w:tplc="33269DEA">
      <w:start w:val="1"/>
      <w:numFmt w:val="bullet"/>
      <w:lvlText w:val=""/>
      <w:lvlJc w:val="left"/>
      <w:pPr>
        <w:tabs>
          <w:tab w:val="num" w:pos="4320"/>
        </w:tabs>
        <w:ind w:left="4320" w:hanging="360"/>
      </w:pPr>
      <w:rPr>
        <w:rFonts w:ascii="Wingdings" w:hAnsi="Wingdings" w:cs="Wingdings" w:hint="default"/>
      </w:rPr>
    </w:lvl>
    <w:lvl w:ilvl="6" w:tplc="84423E18">
      <w:start w:val="1"/>
      <w:numFmt w:val="bullet"/>
      <w:lvlText w:val=""/>
      <w:lvlJc w:val="left"/>
      <w:pPr>
        <w:tabs>
          <w:tab w:val="num" w:pos="5040"/>
        </w:tabs>
        <w:ind w:left="5040" w:hanging="360"/>
      </w:pPr>
      <w:rPr>
        <w:rFonts w:ascii="Symbol" w:hAnsi="Symbol" w:cs="Symbol" w:hint="default"/>
      </w:rPr>
    </w:lvl>
    <w:lvl w:ilvl="7" w:tplc="85D6D5AC">
      <w:start w:val="1"/>
      <w:numFmt w:val="bullet"/>
      <w:lvlText w:val="o"/>
      <w:lvlJc w:val="left"/>
      <w:pPr>
        <w:tabs>
          <w:tab w:val="num" w:pos="5760"/>
        </w:tabs>
        <w:ind w:left="5760" w:hanging="360"/>
      </w:pPr>
      <w:rPr>
        <w:rFonts w:ascii="Courier New" w:hAnsi="Courier New" w:cs="Courier New" w:hint="default"/>
      </w:rPr>
    </w:lvl>
    <w:lvl w:ilvl="8" w:tplc="BB8C64F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28255491"/>
    <w:multiLevelType w:val="hybridMultilevel"/>
    <w:tmpl w:val="4FC0EED2"/>
    <w:lvl w:ilvl="0" w:tplc="715E971E">
      <w:start w:val="1"/>
      <w:numFmt w:val="bullet"/>
      <w:lvlText w:val=""/>
      <w:lvlJc w:val="left"/>
      <w:pPr>
        <w:tabs>
          <w:tab w:val="num" w:pos="720"/>
        </w:tabs>
        <w:ind w:left="720" w:hanging="360"/>
      </w:pPr>
      <w:rPr>
        <w:rFonts w:ascii="Symbol" w:hAnsi="Symbol" w:cs="Symbol" w:hint="default"/>
      </w:rPr>
    </w:lvl>
    <w:lvl w:ilvl="1" w:tplc="024464BA">
      <w:start w:val="1"/>
      <w:numFmt w:val="bullet"/>
      <w:lvlText w:val="o"/>
      <w:lvlJc w:val="left"/>
      <w:pPr>
        <w:tabs>
          <w:tab w:val="num" w:pos="1440"/>
        </w:tabs>
        <w:ind w:left="1440" w:hanging="360"/>
      </w:pPr>
      <w:rPr>
        <w:rFonts w:ascii="Courier New" w:hAnsi="Courier New" w:cs="Courier New" w:hint="default"/>
      </w:rPr>
    </w:lvl>
    <w:lvl w:ilvl="2" w:tplc="CD944186">
      <w:start w:val="1"/>
      <w:numFmt w:val="bullet"/>
      <w:lvlText w:val=""/>
      <w:lvlJc w:val="left"/>
      <w:pPr>
        <w:tabs>
          <w:tab w:val="num" w:pos="2160"/>
        </w:tabs>
        <w:ind w:left="2160" w:hanging="360"/>
      </w:pPr>
      <w:rPr>
        <w:rFonts w:ascii="Wingdings" w:hAnsi="Wingdings" w:cs="Wingdings" w:hint="default"/>
      </w:rPr>
    </w:lvl>
    <w:lvl w:ilvl="3" w:tplc="20942468">
      <w:start w:val="1"/>
      <w:numFmt w:val="bullet"/>
      <w:lvlText w:val=""/>
      <w:lvlJc w:val="left"/>
      <w:pPr>
        <w:tabs>
          <w:tab w:val="num" w:pos="2880"/>
        </w:tabs>
        <w:ind w:left="2880" w:hanging="360"/>
      </w:pPr>
      <w:rPr>
        <w:rFonts w:ascii="Symbol" w:hAnsi="Symbol" w:cs="Symbol" w:hint="default"/>
      </w:rPr>
    </w:lvl>
    <w:lvl w:ilvl="4" w:tplc="07C455A2">
      <w:start w:val="1"/>
      <w:numFmt w:val="bullet"/>
      <w:lvlText w:val="o"/>
      <w:lvlJc w:val="left"/>
      <w:pPr>
        <w:tabs>
          <w:tab w:val="num" w:pos="3600"/>
        </w:tabs>
        <w:ind w:left="3600" w:hanging="360"/>
      </w:pPr>
      <w:rPr>
        <w:rFonts w:ascii="Courier New" w:hAnsi="Courier New" w:cs="Courier New" w:hint="default"/>
      </w:rPr>
    </w:lvl>
    <w:lvl w:ilvl="5" w:tplc="8A9ADC62">
      <w:start w:val="1"/>
      <w:numFmt w:val="bullet"/>
      <w:lvlText w:val=""/>
      <w:lvlJc w:val="left"/>
      <w:pPr>
        <w:tabs>
          <w:tab w:val="num" w:pos="4320"/>
        </w:tabs>
        <w:ind w:left="4320" w:hanging="360"/>
      </w:pPr>
      <w:rPr>
        <w:rFonts w:ascii="Wingdings" w:hAnsi="Wingdings" w:cs="Wingdings" w:hint="default"/>
      </w:rPr>
    </w:lvl>
    <w:lvl w:ilvl="6" w:tplc="29BC8474">
      <w:start w:val="1"/>
      <w:numFmt w:val="bullet"/>
      <w:lvlText w:val=""/>
      <w:lvlJc w:val="left"/>
      <w:pPr>
        <w:tabs>
          <w:tab w:val="num" w:pos="5040"/>
        </w:tabs>
        <w:ind w:left="5040" w:hanging="360"/>
      </w:pPr>
      <w:rPr>
        <w:rFonts w:ascii="Symbol" w:hAnsi="Symbol" w:cs="Symbol" w:hint="default"/>
      </w:rPr>
    </w:lvl>
    <w:lvl w:ilvl="7" w:tplc="BA34D9FC">
      <w:start w:val="1"/>
      <w:numFmt w:val="bullet"/>
      <w:lvlText w:val="o"/>
      <w:lvlJc w:val="left"/>
      <w:pPr>
        <w:tabs>
          <w:tab w:val="num" w:pos="5760"/>
        </w:tabs>
        <w:ind w:left="5760" w:hanging="360"/>
      </w:pPr>
      <w:rPr>
        <w:rFonts w:ascii="Courier New" w:hAnsi="Courier New" w:cs="Courier New" w:hint="default"/>
      </w:rPr>
    </w:lvl>
    <w:lvl w:ilvl="8" w:tplc="4A306D28">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4125A3F2"/>
    <w:multiLevelType w:val="hybridMultilevel"/>
    <w:tmpl w:val="AC76D892"/>
    <w:lvl w:ilvl="0" w:tplc="EFB2102C">
      <w:start w:val="1"/>
      <w:numFmt w:val="bullet"/>
      <w:lvlText w:val=""/>
      <w:lvlJc w:val="left"/>
      <w:pPr>
        <w:tabs>
          <w:tab w:val="num" w:pos="720"/>
        </w:tabs>
        <w:ind w:left="720" w:hanging="360"/>
      </w:pPr>
      <w:rPr>
        <w:rFonts w:ascii="Symbol" w:hAnsi="Symbol" w:cs="Symbol" w:hint="default"/>
      </w:rPr>
    </w:lvl>
    <w:lvl w:ilvl="1" w:tplc="CE4EFA9E">
      <w:start w:val="1"/>
      <w:numFmt w:val="bullet"/>
      <w:lvlText w:val="o"/>
      <w:lvlJc w:val="left"/>
      <w:pPr>
        <w:tabs>
          <w:tab w:val="num" w:pos="1440"/>
        </w:tabs>
        <w:ind w:left="1440" w:hanging="360"/>
      </w:pPr>
      <w:rPr>
        <w:rFonts w:ascii="Courier New" w:hAnsi="Courier New" w:cs="Courier New" w:hint="default"/>
      </w:rPr>
    </w:lvl>
    <w:lvl w:ilvl="2" w:tplc="1EAC1662">
      <w:start w:val="1"/>
      <w:numFmt w:val="bullet"/>
      <w:lvlText w:val=""/>
      <w:lvlJc w:val="left"/>
      <w:pPr>
        <w:tabs>
          <w:tab w:val="num" w:pos="2160"/>
        </w:tabs>
        <w:ind w:left="2160" w:hanging="360"/>
      </w:pPr>
      <w:rPr>
        <w:rFonts w:ascii="Wingdings" w:hAnsi="Wingdings" w:cs="Wingdings" w:hint="default"/>
      </w:rPr>
    </w:lvl>
    <w:lvl w:ilvl="3" w:tplc="24D45F94">
      <w:start w:val="1"/>
      <w:numFmt w:val="bullet"/>
      <w:lvlText w:val=""/>
      <w:lvlJc w:val="left"/>
      <w:pPr>
        <w:tabs>
          <w:tab w:val="num" w:pos="2880"/>
        </w:tabs>
        <w:ind w:left="2880" w:hanging="360"/>
      </w:pPr>
      <w:rPr>
        <w:rFonts w:ascii="Symbol" w:hAnsi="Symbol" w:cs="Symbol" w:hint="default"/>
      </w:rPr>
    </w:lvl>
    <w:lvl w:ilvl="4" w:tplc="22C64E66">
      <w:start w:val="1"/>
      <w:numFmt w:val="bullet"/>
      <w:lvlText w:val="o"/>
      <w:lvlJc w:val="left"/>
      <w:pPr>
        <w:tabs>
          <w:tab w:val="num" w:pos="3600"/>
        </w:tabs>
        <w:ind w:left="3600" w:hanging="360"/>
      </w:pPr>
      <w:rPr>
        <w:rFonts w:ascii="Courier New" w:hAnsi="Courier New" w:cs="Courier New" w:hint="default"/>
      </w:rPr>
    </w:lvl>
    <w:lvl w:ilvl="5" w:tplc="19A09286">
      <w:start w:val="1"/>
      <w:numFmt w:val="bullet"/>
      <w:lvlText w:val=""/>
      <w:lvlJc w:val="left"/>
      <w:pPr>
        <w:tabs>
          <w:tab w:val="num" w:pos="4320"/>
        </w:tabs>
        <w:ind w:left="4320" w:hanging="360"/>
      </w:pPr>
      <w:rPr>
        <w:rFonts w:ascii="Wingdings" w:hAnsi="Wingdings" w:cs="Wingdings" w:hint="default"/>
      </w:rPr>
    </w:lvl>
    <w:lvl w:ilvl="6" w:tplc="84CE5852">
      <w:start w:val="1"/>
      <w:numFmt w:val="bullet"/>
      <w:lvlText w:val=""/>
      <w:lvlJc w:val="left"/>
      <w:pPr>
        <w:tabs>
          <w:tab w:val="num" w:pos="5040"/>
        </w:tabs>
        <w:ind w:left="5040" w:hanging="360"/>
      </w:pPr>
      <w:rPr>
        <w:rFonts w:ascii="Symbol" w:hAnsi="Symbol" w:cs="Symbol" w:hint="default"/>
      </w:rPr>
    </w:lvl>
    <w:lvl w:ilvl="7" w:tplc="D8769E54">
      <w:start w:val="1"/>
      <w:numFmt w:val="bullet"/>
      <w:lvlText w:val="o"/>
      <w:lvlJc w:val="left"/>
      <w:pPr>
        <w:tabs>
          <w:tab w:val="num" w:pos="5760"/>
        </w:tabs>
        <w:ind w:left="5760" w:hanging="360"/>
      </w:pPr>
      <w:rPr>
        <w:rFonts w:ascii="Courier New" w:hAnsi="Courier New" w:cs="Courier New" w:hint="default"/>
      </w:rPr>
    </w:lvl>
    <w:lvl w:ilvl="8" w:tplc="7E842254">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444CCA8A"/>
    <w:multiLevelType w:val="hybridMultilevel"/>
    <w:tmpl w:val="6EF66FE6"/>
    <w:lvl w:ilvl="0" w:tplc="280813B8">
      <w:start w:val="1"/>
      <w:numFmt w:val="bullet"/>
      <w:lvlText w:val=""/>
      <w:lvlJc w:val="left"/>
      <w:pPr>
        <w:tabs>
          <w:tab w:val="num" w:pos="720"/>
        </w:tabs>
        <w:ind w:left="720" w:hanging="360"/>
      </w:pPr>
      <w:rPr>
        <w:rFonts w:ascii="Symbol" w:hAnsi="Symbol" w:cs="Symbol" w:hint="default"/>
      </w:rPr>
    </w:lvl>
    <w:lvl w:ilvl="1" w:tplc="E4EAA70A">
      <w:start w:val="1"/>
      <w:numFmt w:val="bullet"/>
      <w:lvlText w:val="o"/>
      <w:lvlJc w:val="left"/>
      <w:pPr>
        <w:tabs>
          <w:tab w:val="num" w:pos="1440"/>
        </w:tabs>
        <w:ind w:left="1440" w:hanging="360"/>
      </w:pPr>
      <w:rPr>
        <w:rFonts w:ascii="Courier New" w:hAnsi="Courier New" w:cs="Courier New" w:hint="default"/>
      </w:rPr>
    </w:lvl>
    <w:lvl w:ilvl="2" w:tplc="A14EDED2">
      <w:start w:val="1"/>
      <w:numFmt w:val="bullet"/>
      <w:lvlText w:val=""/>
      <w:lvlJc w:val="left"/>
      <w:pPr>
        <w:tabs>
          <w:tab w:val="num" w:pos="2160"/>
        </w:tabs>
        <w:ind w:left="2160" w:hanging="360"/>
      </w:pPr>
      <w:rPr>
        <w:rFonts w:ascii="Wingdings" w:hAnsi="Wingdings" w:cs="Wingdings" w:hint="default"/>
      </w:rPr>
    </w:lvl>
    <w:lvl w:ilvl="3" w:tplc="D98EE076">
      <w:start w:val="1"/>
      <w:numFmt w:val="bullet"/>
      <w:lvlText w:val=""/>
      <w:lvlJc w:val="left"/>
      <w:pPr>
        <w:tabs>
          <w:tab w:val="num" w:pos="2880"/>
        </w:tabs>
        <w:ind w:left="2880" w:hanging="360"/>
      </w:pPr>
      <w:rPr>
        <w:rFonts w:ascii="Symbol" w:hAnsi="Symbol" w:cs="Symbol" w:hint="default"/>
      </w:rPr>
    </w:lvl>
    <w:lvl w:ilvl="4" w:tplc="D1A2CE94">
      <w:start w:val="1"/>
      <w:numFmt w:val="bullet"/>
      <w:lvlText w:val="o"/>
      <w:lvlJc w:val="left"/>
      <w:pPr>
        <w:tabs>
          <w:tab w:val="num" w:pos="3600"/>
        </w:tabs>
        <w:ind w:left="3600" w:hanging="360"/>
      </w:pPr>
      <w:rPr>
        <w:rFonts w:ascii="Courier New" w:hAnsi="Courier New" w:cs="Courier New" w:hint="default"/>
      </w:rPr>
    </w:lvl>
    <w:lvl w:ilvl="5" w:tplc="C43E0F2C">
      <w:start w:val="1"/>
      <w:numFmt w:val="bullet"/>
      <w:lvlText w:val=""/>
      <w:lvlJc w:val="left"/>
      <w:pPr>
        <w:tabs>
          <w:tab w:val="num" w:pos="4320"/>
        </w:tabs>
        <w:ind w:left="4320" w:hanging="360"/>
      </w:pPr>
      <w:rPr>
        <w:rFonts w:ascii="Wingdings" w:hAnsi="Wingdings" w:cs="Wingdings" w:hint="default"/>
      </w:rPr>
    </w:lvl>
    <w:lvl w:ilvl="6" w:tplc="83F8497A">
      <w:start w:val="1"/>
      <w:numFmt w:val="bullet"/>
      <w:lvlText w:val=""/>
      <w:lvlJc w:val="left"/>
      <w:pPr>
        <w:tabs>
          <w:tab w:val="num" w:pos="5040"/>
        </w:tabs>
        <w:ind w:left="5040" w:hanging="360"/>
      </w:pPr>
      <w:rPr>
        <w:rFonts w:ascii="Symbol" w:hAnsi="Symbol" w:cs="Symbol" w:hint="default"/>
      </w:rPr>
    </w:lvl>
    <w:lvl w:ilvl="7" w:tplc="216A4F90">
      <w:start w:val="1"/>
      <w:numFmt w:val="bullet"/>
      <w:lvlText w:val="o"/>
      <w:lvlJc w:val="left"/>
      <w:pPr>
        <w:tabs>
          <w:tab w:val="num" w:pos="5760"/>
        </w:tabs>
        <w:ind w:left="5760" w:hanging="360"/>
      </w:pPr>
      <w:rPr>
        <w:rFonts w:ascii="Courier New" w:hAnsi="Courier New" w:cs="Courier New" w:hint="default"/>
      </w:rPr>
    </w:lvl>
    <w:lvl w:ilvl="8" w:tplc="BDB44A4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49864501"/>
    <w:multiLevelType w:val="hybridMultilevel"/>
    <w:tmpl w:val="2D520322"/>
    <w:lvl w:ilvl="0" w:tplc="75108A9C">
      <w:start w:val="1"/>
      <w:numFmt w:val="bullet"/>
      <w:lvlText w:val=""/>
      <w:lvlJc w:val="left"/>
      <w:pPr>
        <w:tabs>
          <w:tab w:val="num" w:pos="720"/>
        </w:tabs>
        <w:ind w:left="720" w:hanging="360"/>
      </w:pPr>
      <w:rPr>
        <w:rFonts w:ascii="Symbol" w:hAnsi="Symbol" w:cs="Symbol" w:hint="default"/>
      </w:rPr>
    </w:lvl>
    <w:lvl w:ilvl="1" w:tplc="20D633E6">
      <w:start w:val="1"/>
      <w:numFmt w:val="bullet"/>
      <w:lvlText w:val="o"/>
      <w:lvlJc w:val="left"/>
      <w:pPr>
        <w:tabs>
          <w:tab w:val="num" w:pos="1440"/>
        </w:tabs>
        <w:ind w:left="1440" w:hanging="360"/>
      </w:pPr>
      <w:rPr>
        <w:rFonts w:ascii="Courier New" w:hAnsi="Courier New" w:cs="Courier New" w:hint="default"/>
      </w:rPr>
    </w:lvl>
    <w:lvl w:ilvl="2" w:tplc="82DA57DA">
      <w:start w:val="1"/>
      <w:numFmt w:val="bullet"/>
      <w:lvlText w:val=""/>
      <w:lvlJc w:val="left"/>
      <w:pPr>
        <w:tabs>
          <w:tab w:val="num" w:pos="2160"/>
        </w:tabs>
        <w:ind w:left="2160" w:hanging="360"/>
      </w:pPr>
      <w:rPr>
        <w:rFonts w:ascii="Wingdings" w:hAnsi="Wingdings" w:cs="Wingdings" w:hint="default"/>
      </w:rPr>
    </w:lvl>
    <w:lvl w:ilvl="3" w:tplc="C074AFB0">
      <w:start w:val="1"/>
      <w:numFmt w:val="bullet"/>
      <w:lvlText w:val=""/>
      <w:lvlJc w:val="left"/>
      <w:pPr>
        <w:tabs>
          <w:tab w:val="num" w:pos="2880"/>
        </w:tabs>
        <w:ind w:left="2880" w:hanging="360"/>
      </w:pPr>
      <w:rPr>
        <w:rFonts w:ascii="Symbol" w:hAnsi="Symbol" w:cs="Symbol" w:hint="default"/>
      </w:rPr>
    </w:lvl>
    <w:lvl w:ilvl="4" w:tplc="70F60AC4">
      <w:start w:val="1"/>
      <w:numFmt w:val="bullet"/>
      <w:lvlText w:val="o"/>
      <w:lvlJc w:val="left"/>
      <w:pPr>
        <w:tabs>
          <w:tab w:val="num" w:pos="3600"/>
        </w:tabs>
        <w:ind w:left="3600" w:hanging="360"/>
      </w:pPr>
      <w:rPr>
        <w:rFonts w:ascii="Courier New" w:hAnsi="Courier New" w:cs="Courier New" w:hint="default"/>
      </w:rPr>
    </w:lvl>
    <w:lvl w:ilvl="5" w:tplc="4098749A">
      <w:start w:val="1"/>
      <w:numFmt w:val="bullet"/>
      <w:lvlText w:val=""/>
      <w:lvlJc w:val="left"/>
      <w:pPr>
        <w:tabs>
          <w:tab w:val="num" w:pos="4320"/>
        </w:tabs>
        <w:ind w:left="4320" w:hanging="360"/>
      </w:pPr>
      <w:rPr>
        <w:rFonts w:ascii="Wingdings" w:hAnsi="Wingdings" w:cs="Wingdings" w:hint="default"/>
      </w:rPr>
    </w:lvl>
    <w:lvl w:ilvl="6" w:tplc="9726131A">
      <w:start w:val="1"/>
      <w:numFmt w:val="bullet"/>
      <w:lvlText w:val=""/>
      <w:lvlJc w:val="left"/>
      <w:pPr>
        <w:tabs>
          <w:tab w:val="num" w:pos="5040"/>
        </w:tabs>
        <w:ind w:left="5040" w:hanging="360"/>
      </w:pPr>
      <w:rPr>
        <w:rFonts w:ascii="Symbol" w:hAnsi="Symbol" w:cs="Symbol" w:hint="default"/>
      </w:rPr>
    </w:lvl>
    <w:lvl w:ilvl="7" w:tplc="26CA7F9C">
      <w:start w:val="1"/>
      <w:numFmt w:val="bullet"/>
      <w:lvlText w:val="o"/>
      <w:lvlJc w:val="left"/>
      <w:pPr>
        <w:tabs>
          <w:tab w:val="num" w:pos="5760"/>
        </w:tabs>
        <w:ind w:left="5760" w:hanging="360"/>
      </w:pPr>
      <w:rPr>
        <w:rFonts w:ascii="Courier New" w:hAnsi="Courier New" w:cs="Courier New" w:hint="default"/>
      </w:rPr>
    </w:lvl>
    <w:lvl w:ilvl="8" w:tplc="237CAB84">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5478426F"/>
    <w:multiLevelType w:val="hybridMultilevel"/>
    <w:tmpl w:val="44AE3344"/>
    <w:lvl w:ilvl="0" w:tplc="00BA260E">
      <w:start w:val="1"/>
      <w:numFmt w:val="bullet"/>
      <w:lvlText w:val=""/>
      <w:lvlJc w:val="left"/>
      <w:pPr>
        <w:tabs>
          <w:tab w:val="num" w:pos="720"/>
        </w:tabs>
        <w:ind w:left="720" w:hanging="360"/>
      </w:pPr>
      <w:rPr>
        <w:rFonts w:ascii="Symbol" w:hAnsi="Symbol" w:cs="Symbol" w:hint="default"/>
      </w:rPr>
    </w:lvl>
    <w:lvl w:ilvl="1" w:tplc="31084984">
      <w:start w:val="1"/>
      <w:numFmt w:val="bullet"/>
      <w:lvlText w:val="o"/>
      <w:lvlJc w:val="left"/>
      <w:pPr>
        <w:tabs>
          <w:tab w:val="num" w:pos="1440"/>
        </w:tabs>
        <w:ind w:left="1440" w:hanging="360"/>
      </w:pPr>
      <w:rPr>
        <w:rFonts w:ascii="Courier New" w:hAnsi="Courier New" w:cs="Courier New" w:hint="default"/>
      </w:rPr>
    </w:lvl>
    <w:lvl w:ilvl="2" w:tplc="9C248234">
      <w:start w:val="1"/>
      <w:numFmt w:val="bullet"/>
      <w:lvlText w:val=""/>
      <w:lvlJc w:val="left"/>
      <w:pPr>
        <w:tabs>
          <w:tab w:val="num" w:pos="2160"/>
        </w:tabs>
        <w:ind w:left="2160" w:hanging="360"/>
      </w:pPr>
      <w:rPr>
        <w:rFonts w:ascii="Wingdings" w:hAnsi="Wingdings" w:cs="Wingdings" w:hint="default"/>
      </w:rPr>
    </w:lvl>
    <w:lvl w:ilvl="3" w:tplc="92DC8416">
      <w:start w:val="1"/>
      <w:numFmt w:val="bullet"/>
      <w:lvlText w:val=""/>
      <w:lvlJc w:val="left"/>
      <w:pPr>
        <w:tabs>
          <w:tab w:val="num" w:pos="2880"/>
        </w:tabs>
        <w:ind w:left="2880" w:hanging="360"/>
      </w:pPr>
      <w:rPr>
        <w:rFonts w:ascii="Symbol" w:hAnsi="Symbol" w:cs="Symbol" w:hint="default"/>
      </w:rPr>
    </w:lvl>
    <w:lvl w:ilvl="4" w:tplc="E9BA3EB6">
      <w:start w:val="1"/>
      <w:numFmt w:val="bullet"/>
      <w:lvlText w:val="o"/>
      <w:lvlJc w:val="left"/>
      <w:pPr>
        <w:tabs>
          <w:tab w:val="num" w:pos="3600"/>
        </w:tabs>
        <w:ind w:left="3600" w:hanging="360"/>
      </w:pPr>
      <w:rPr>
        <w:rFonts w:ascii="Courier New" w:hAnsi="Courier New" w:cs="Courier New" w:hint="default"/>
      </w:rPr>
    </w:lvl>
    <w:lvl w:ilvl="5" w:tplc="406CEBAC">
      <w:start w:val="1"/>
      <w:numFmt w:val="bullet"/>
      <w:lvlText w:val=""/>
      <w:lvlJc w:val="left"/>
      <w:pPr>
        <w:tabs>
          <w:tab w:val="num" w:pos="4320"/>
        </w:tabs>
        <w:ind w:left="4320" w:hanging="360"/>
      </w:pPr>
      <w:rPr>
        <w:rFonts w:ascii="Wingdings" w:hAnsi="Wingdings" w:cs="Wingdings" w:hint="default"/>
      </w:rPr>
    </w:lvl>
    <w:lvl w:ilvl="6" w:tplc="EDCAE608">
      <w:start w:val="1"/>
      <w:numFmt w:val="bullet"/>
      <w:lvlText w:val=""/>
      <w:lvlJc w:val="left"/>
      <w:pPr>
        <w:tabs>
          <w:tab w:val="num" w:pos="5040"/>
        </w:tabs>
        <w:ind w:left="5040" w:hanging="360"/>
      </w:pPr>
      <w:rPr>
        <w:rFonts w:ascii="Symbol" w:hAnsi="Symbol" w:cs="Symbol" w:hint="default"/>
      </w:rPr>
    </w:lvl>
    <w:lvl w:ilvl="7" w:tplc="6A42C8AC">
      <w:start w:val="1"/>
      <w:numFmt w:val="bullet"/>
      <w:lvlText w:val="o"/>
      <w:lvlJc w:val="left"/>
      <w:pPr>
        <w:tabs>
          <w:tab w:val="num" w:pos="5760"/>
        </w:tabs>
        <w:ind w:left="5760" w:hanging="360"/>
      </w:pPr>
      <w:rPr>
        <w:rFonts w:ascii="Courier New" w:hAnsi="Courier New" w:cs="Courier New" w:hint="default"/>
      </w:rPr>
    </w:lvl>
    <w:lvl w:ilvl="8" w:tplc="291225F6">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6A426F3A"/>
    <w:multiLevelType w:val="hybridMultilevel"/>
    <w:tmpl w:val="070CAE60"/>
    <w:lvl w:ilvl="0" w:tplc="16BC6A66">
      <w:start w:val="1"/>
      <w:numFmt w:val="bullet"/>
      <w:lvlText w:val=""/>
      <w:lvlJc w:val="left"/>
      <w:pPr>
        <w:tabs>
          <w:tab w:val="num" w:pos="720"/>
        </w:tabs>
        <w:ind w:left="720" w:hanging="360"/>
      </w:pPr>
      <w:rPr>
        <w:rFonts w:ascii="Symbol" w:hAnsi="Symbol" w:cs="Symbol" w:hint="default"/>
      </w:rPr>
    </w:lvl>
    <w:lvl w:ilvl="1" w:tplc="27322AB0">
      <w:start w:val="1"/>
      <w:numFmt w:val="bullet"/>
      <w:lvlText w:val="o"/>
      <w:lvlJc w:val="left"/>
      <w:pPr>
        <w:tabs>
          <w:tab w:val="num" w:pos="1440"/>
        </w:tabs>
        <w:ind w:left="1440" w:hanging="360"/>
      </w:pPr>
      <w:rPr>
        <w:rFonts w:ascii="Courier New" w:hAnsi="Courier New" w:cs="Courier New" w:hint="default"/>
      </w:rPr>
    </w:lvl>
    <w:lvl w:ilvl="2" w:tplc="E512A48E">
      <w:start w:val="1"/>
      <w:numFmt w:val="bullet"/>
      <w:lvlText w:val=""/>
      <w:lvlJc w:val="left"/>
      <w:pPr>
        <w:tabs>
          <w:tab w:val="num" w:pos="2160"/>
        </w:tabs>
        <w:ind w:left="2160" w:hanging="360"/>
      </w:pPr>
      <w:rPr>
        <w:rFonts w:ascii="Wingdings" w:hAnsi="Wingdings" w:cs="Wingdings" w:hint="default"/>
      </w:rPr>
    </w:lvl>
    <w:lvl w:ilvl="3" w:tplc="7D4A1766">
      <w:start w:val="1"/>
      <w:numFmt w:val="bullet"/>
      <w:lvlText w:val=""/>
      <w:lvlJc w:val="left"/>
      <w:pPr>
        <w:tabs>
          <w:tab w:val="num" w:pos="2880"/>
        </w:tabs>
        <w:ind w:left="2880" w:hanging="360"/>
      </w:pPr>
      <w:rPr>
        <w:rFonts w:ascii="Symbol" w:hAnsi="Symbol" w:cs="Symbol" w:hint="default"/>
      </w:rPr>
    </w:lvl>
    <w:lvl w:ilvl="4" w:tplc="169A9058">
      <w:start w:val="1"/>
      <w:numFmt w:val="bullet"/>
      <w:lvlText w:val="o"/>
      <w:lvlJc w:val="left"/>
      <w:pPr>
        <w:tabs>
          <w:tab w:val="num" w:pos="3600"/>
        </w:tabs>
        <w:ind w:left="3600" w:hanging="360"/>
      </w:pPr>
      <w:rPr>
        <w:rFonts w:ascii="Courier New" w:hAnsi="Courier New" w:cs="Courier New" w:hint="default"/>
      </w:rPr>
    </w:lvl>
    <w:lvl w:ilvl="5" w:tplc="12F253A2">
      <w:start w:val="1"/>
      <w:numFmt w:val="bullet"/>
      <w:lvlText w:val=""/>
      <w:lvlJc w:val="left"/>
      <w:pPr>
        <w:tabs>
          <w:tab w:val="num" w:pos="4320"/>
        </w:tabs>
        <w:ind w:left="4320" w:hanging="360"/>
      </w:pPr>
      <w:rPr>
        <w:rFonts w:ascii="Wingdings" w:hAnsi="Wingdings" w:cs="Wingdings" w:hint="default"/>
      </w:rPr>
    </w:lvl>
    <w:lvl w:ilvl="6" w:tplc="FF32CF78">
      <w:start w:val="1"/>
      <w:numFmt w:val="bullet"/>
      <w:lvlText w:val=""/>
      <w:lvlJc w:val="left"/>
      <w:pPr>
        <w:tabs>
          <w:tab w:val="num" w:pos="5040"/>
        </w:tabs>
        <w:ind w:left="5040" w:hanging="360"/>
      </w:pPr>
      <w:rPr>
        <w:rFonts w:ascii="Symbol" w:hAnsi="Symbol" w:cs="Symbol" w:hint="default"/>
      </w:rPr>
    </w:lvl>
    <w:lvl w:ilvl="7" w:tplc="EBAA9800">
      <w:start w:val="1"/>
      <w:numFmt w:val="bullet"/>
      <w:lvlText w:val="o"/>
      <w:lvlJc w:val="left"/>
      <w:pPr>
        <w:tabs>
          <w:tab w:val="num" w:pos="5760"/>
        </w:tabs>
        <w:ind w:left="5760" w:hanging="360"/>
      </w:pPr>
      <w:rPr>
        <w:rFonts w:ascii="Courier New" w:hAnsi="Courier New" w:cs="Courier New" w:hint="default"/>
      </w:rPr>
    </w:lvl>
    <w:lvl w:ilvl="8" w:tplc="A64E9C2C">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6C332152"/>
    <w:multiLevelType w:val="multilevel"/>
    <w:tmpl w:val="1B32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F28D8"/>
    <w:multiLevelType w:val="hybridMultilevel"/>
    <w:tmpl w:val="BD9E01D2"/>
    <w:lvl w:ilvl="0" w:tplc="366639D2">
      <w:start w:val="1"/>
      <w:numFmt w:val="bullet"/>
      <w:lvlText w:val=""/>
      <w:lvlJc w:val="left"/>
      <w:pPr>
        <w:tabs>
          <w:tab w:val="num" w:pos="720"/>
        </w:tabs>
        <w:ind w:left="720" w:hanging="360"/>
      </w:pPr>
      <w:rPr>
        <w:rFonts w:ascii="Symbol" w:hAnsi="Symbol" w:cs="Symbol" w:hint="default"/>
      </w:rPr>
    </w:lvl>
    <w:lvl w:ilvl="1" w:tplc="AF3E623A">
      <w:start w:val="1"/>
      <w:numFmt w:val="bullet"/>
      <w:lvlText w:val="o"/>
      <w:lvlJc w:val="left"/>
      <w:pPr>
        <w:tabs>
          <w:tab w:val="num" w:pos="1440"/>
        </w:tabs>
        <w:ind w:left="1440" w:hanging="360"/>
      </w:pPr>
      <w:rPr>
        <w:rFonts w:ascii="Courier New" w:hAnsi="Courier New" w:cs="Courier New" w:hint="default"/>
      </w:rPr>
    </w:lvl>
    <w:lvl w:ilvl="2" w:tplc="C1E2A2CE">
      <w:start w:val="1"/>
      <w:numFmt w:val="bullet"/>
      <w:lvlText w:val=""/>
      <w:lvlJc w:val="left"/>
      <w:pPr>
        <w:tabs>
          <w:tab w:val="num" w:pos="2160"/>
        </w:tabs>
        <w:ind w:left="2160" w:hanging="360"/>
      </w:pPr>
      <w:rPr>
        <w:rFonts w:ascii="Wingdings" w:hAnsi="Wingdings" w:cs="Wingdings" w:hint="default"/>
      </w:rPr>
    </w:lvl>
    <w:lvl w:ilvl="3" w:tplc="3CA86246">
      <w:start w:val="1"/>
      <w:numFmt w:val="bullet"/>
      <w:lvlText w:val=""/>
      <w:lvlJc w:val="left"/>
      <w:pPr>
        <w:tabs>
          <w:tab w:val="num" w:pos="2880"/>
        </w:tabs>
        <w:ind w:left="2880" w:hanging="360"/>
      </w:pPr>
      <w:rPr>
        <w:rFonts w:ascii="Symbol" w:hAnsi="Symbol" w:cs="Symbol" w:hint="default"/>
      </w:rPr>
    </w:lvl>
    <w:lvl w:ilvl="4" w:tplc="6B24B9F4">
      <w:start w:val="1"/>
      <w:numFmt w:val="bullet"/>
      <w:lvlText w:val="o"/>
      <w:lvlJc w:val="left"/>
      <w:pPr>
        <w:tabs>
          <w:tab w:val="num" w:pos="3600"/>
        </w:tabs>
        <w:ind w:left="3600" w:hanging="360"/>
      </w:pPr>
      <w:rPr>
        <w:rFonts w:ascii="Courier New" w:hAnsi="Courier New" w:cs="Courier New" w:hint="default"/>
      </w:rPr>
    </w:lvl>
    <w:lvl w:ilvl="5" w:tplc="7130A804">
      <w:start w:val="1"/>
      <w:numFmt w:val="bullet"/>
      <w:lvlText w:val=""/>
      <w:lvlJc w:val="left"/>
      <w:pPr>
        <w:tabs>
          <w:tab w:val="num" w:pos="4320"/>
        </w:tabs>
        <w:ind w:left="4320" w:hanging="360"/>
      </w:pPr>
      <w:rPr>
        <w:rFonts w:ascii="Wingdings" w:hAnsi="Wingdings" w:cs="Wingdings" w:hint="default"/>
      </w:rPr>
    </w:lvl>
    <w:lvl w:ilvl="6" w:tplc="33048DF4">
      <w:start w:val="1"/>
      <w:numFmt w:val="bullet"/>
      <w:lvlText w:val=""/>
      <w:lvlJc w:val="left"/>
      <w:pPr>
        <w:tabs>
          <w:tab w:val="num" w:pos="5040"/>
        </w:tabs>
        <w:ind w:left="5040" w:hanging="360"/>
      </w:pPr>
      <w:rPr>
        <w:rFonts w:ascii="Symbol" w:hAnsi="Symbol" w:cs="Symbol" w:hint="default"/>
      </w:rPr>
    </w:lvl>
    <w:lvl w:ilvl="7" w:tplc="73EC7EA0">
      <w:start w:val="1"/>
      <w:numFmt w:val="bullet"/>
      <w:lvlText w:val="o"/>
      <w:lvlJc w:val="left"/>
      <w:pPr>
        <w:tabs>
          <w:tab w:val="num" w:pos="5760"/>
        </w:tabs>
        <w:ind w:left="5760" w:hanging="360"/>
      </w:pPr>
      <w:rPr>
        <w:rFonts w:ascii="Courier New" w:hAnsi="Courier New" w:cs="Courier New" w:hint="default"/>
      </w:rPr>
    </w:lvl>
    <w:lvl w:ilvl="8" w:tplc="28943468">
      <w:start w:val="1"/>
      <w:numFmt w:val="bullet"/>
      <w:lvlText w:val=""/>
      <w:lvlJc w:val="left"/>
      <w:pPr>
        <w:tabs>
          <w:tab w:val="num" w:pos="6480"/>
        </w:tabs>
        <w:ind w:left="6480" w:hanging="360"/>
      </w:pPr>
      <w:rPr>
        <w:rFonts w:ascii="Wingdings" w:hAnsi="Wingdings" w:cs="Wingdings" w:hint="default"/>
      </w:rPr>
    </w:lvl>
  </w:abstractNum>
  <w:num w:numId="1" w16cid:durableId="165676228">
    <w:abstractNumId w:val="10"/>
  </w:num>
  <w:num w:numId="2" w16cid:durableId="271517123">
    <w:abstractNumId w:val="11"/>
  </w:num>
  <w:num w:numId="3" w16cid:durableId="1301611114">
    <w:abstractNumId w:val="8"/>
  </w:num>
  <w:num w:numId="4" w16cid:durableId="120802897">
    <w:abstractNumId w:val="19"/>
  </w:num>
  <w:num w:numId="5" w16cid:durableId="80562979">
    <w:abstractNumId w:val="2"/>
  </w:num>
  <w:num w:numId="6" w16cid:durableId="678898188">
    <w:abstractNumId w:val="12"/>
  </w:num>
  <w:num w:numId="7" w16cid:durableId="149030290">
    <w:abstractNumId w:val="16"/>
  </w:num>
  <w:num w:numId="8" w16cid:durableId="261111097">
    <w:abstractNumId w:val="14"/>
  </w:num>
  <w:num w:numId="9" w16cid:durableId="925072970">
    <w:abstractNumId w:val="7"/>
  </w:num>
  <w:num w:numId="10" w16cid:durableId="896744897">
    <w:abstractNumId w:val="13"/>
  </w:num>
  <w:num w:numId="11" w16cid:durableId="1493718086">
    <w:abstractNumId w:val="17"/>
  </w:num>
  <w:num w:numId="12" w16cid:durableId="1958297929">
    <w:abstractNumId w:val="4"/>
  </w:num>
  <w:num w:numId="13" w16cid:durableId="975719140">
    <w:abstractNumId w:val="20"/>
  </w:num>
  <w:num w:numId="14" w16cid:durableId="563875114">
    <w:abstractNumId w:val="3"/>
  </w:num>
  <w:num w:numId="15" w16cid:durableId="1503659398">
    <w:abstractNumId w:val="24"/>
  </w:num>
  <w:num w:numId="16" w16cid:durableId="1907300949">
    <w:abstractNumId w:val="9"/>
  </w:num>
  <w:num w:numId="17" w16cid:durableId="754590365">
    <w:abstractNumId w:val="22"/>
  </w:num>
  <w:num w:numId="18" w16cid:durableId="609243746">
    <w:abstractNumId w:val="21"/>
  </w:num>
  <w:num w:numId="19" w16cid:durableId="273171489">
    <w:abstractNumId w:val="6"/>
  </w:num>
  <w:num w:numId="20" w16cid:durableId="248778342">
    <w:abstractNumId w:val="5"/>
  </w:num>
  <w:num w:numId="21" w16cid:durableId="1242527984">
    <w:abstractNumId w:val="23"/>
  </w:num>
  <w:num w:numId="22" w16cid:durableId="350301433">
    <w:abstractNumId w:val="18"/>
  </w:num>
  <w:num w:numId="23" w16cid:durableId="66995874">
    <w:abstractNumId w:val="26"/>
  </w:num>
  <w:num w:numId="24" w16cid:durableId="1730348141">
    <w:abstractNumId w:val="0"/>
  </w:num>
  <w:num w:numId="25" w16cid:durableId="1813323114">
    <w:abstractNumId w:val="1"/>
  </w:num>
  <w:num w:numId="26" w16cid:durableId="1113210675">
    <w:abstractNumId w:val="25"/>
  </w:num>
  <w:num w:numId="27" w16cid:durableId="200215286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el Morrow">
    <w15:presenceInfo w15:providerId="AD" w15:userId="S::ucziorr@ucl.ac.uk::7b4d26fb-56de-4d12-b299-7520dffd1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F6"/>
    <w:rsid w:val="0013586C"/>
    <w:rsid w:val="00173DFA"/>
    <w:rsid w:val="00183FDE"/>
    <w:rsid w:val="002468F6"/>
    <w:rsid w:val="002736D8"/>
    <w:rsid w:val="0052083F"/>
    <w:rsid w:val="006A029C"/>
    <w:rsid w:val="007378A4"/>
    <w:rsid w:val="00774B3D"/>
    <w:rsid w:val="00863D7A"/>
    <w:rsid w:val="00977F27"/>
    <w:rsid w:val="009850DE"/>
    <w:rsid w:val="009D4C82"/>
    <w:rsid w:val="00A012E8"/>
    <w:rsid w:val="00B6431B"/>
    <w:rsid w:val="00BD5C2C"/>
    <w:rsid w:val="00F2568A"/>
    <w:rsid w:val="00F4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4CB2E"/>
  <w15:docId w15:val="{C3071909-1DCA-4308-88B5-EBAC4ADC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customlink">
    <w:name w:val="custom_link"/>
    <w:rPr>
      <w:color w:val="337AB7"/>
      <w:u w:val="single"/>
    </w:rPr>
  </w:style>
  <w:style w:type="character" w:styleId="CommentReference">
    <w:name w:val="annotation reference"/>
    <w:basedOn w:val="DefaultParagraphFont"/>
    <w:uiPriority w:val="99"/>
    <w:semiHidden/>
    <w:unhideWhenUsed/>
    <w:rsid w:val="00183FDE"/>
    <w:rPr>
      <w:sz w:val="16"/>
      <w:szCs w:val="16"/>
    </w:rPr>
  </w:style>
  <w:style w:type="paragraph" w:styleId="CommentText">
    <w:name w:val="annotation text"/>
    <w:basedOn w:val="Normal"/>
    <w:link w:val="CommentTextChar"/>
    <w:uiPriority w:val="99"/>
    <w:unhideWhenUsed/>
    <w:rsid w:val="00183FDE"/>
    <w:pPr>
      <w:spacing w:line="240" w:lineRule="auto"/>
    </w:pPr>
  </w:style>
  <w:style w:type="character" w:customStyle="1" w:styleId="CommentTextChar">
    <w:name w:val="Comment Text Char"/>
    <w:basedOn w:val="DefaultParagraphFont"/>
    <w:link w:val="CommentText"/>
    <w:uiPriority w:val="99"/>
    <w:rsid w:val="00183FDE"/>
  </w:style>
  <w:style w:type="paragraph" w:styleId="CommentSubject">
    <w:name w:val="annotation subject"/>
    <w:basedOn w:val="CommentText"/>
    <w:next w:val="CommentText"/>
    <w:link w:val="CommentSubjectChar"/>
    <w:uiPriority w:val="99"/>
    <w:semiHidden/>
    <w:unhideWhenUsed/>
    <w:rsid w:val="00183FDE"/>
    <w:rPr>
      <w:b/>
      <w:bCs/>
    </w:rPr>
  </w:style>
  <w:style w:type="character" w:customStyle="1" w:styleId="CommentSubjectChar">
    <w:name w:val="Comment Subject Char"/>
    <w:basedOn w:val="CommentTextChar"/>
    <w:link w:val="CommentSubject"/>
    <w:uiPriority w:val="99"/>
    <w:semiHidden/>
    <w:rsid w:val="00183FDE"/>
    <w:rPr>
      <w:b/>
      <w:bCs/>
    </w:rPr>
  </w:style>
  <w:style w:type="paragraph" w:styleId="Revision">
    <w:name w:val="Revision"/>
    <w:hidden/>
    <w:uiPriority w:val="99"/>
    <w:semiHidden/>
    <w:rsid w:val="001358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eprovide.mapi-trust.org" TargetMode="External"/><Relationship Id="rId12" Type="http://schemas.openxmlformats.org/officeDocument/2006/relationships/hyperlink" Target="https://eprovide.mapi-trust.org/"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8889</Words>
  <Characters>46672</Characters>
  <Application>Microsoft Office Word</Application>
  <DocSecurity>0</DocSecurity>
  <Lines>952</Lines>
  <Paragraphs>566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Morrow</dc:creator>
  <cp:keywords/>
  <dc:description/>
  <cp:lastModifiedBy>Noel Morrow</cp:lastModifiedBy>
  <cp:revision>2</cp:revision>
  <dcterms:created xsi:type="dcterms:W3CDTF">2026-03-26T12:21:00Z</dcterms:created>
  <dcterms:modified xsi:type="dcterms:W3CDTF">2026-03-26T12:21:00Z</dcterms:modified>
  <cp:category/>
</cp:coreProperties>
</file>